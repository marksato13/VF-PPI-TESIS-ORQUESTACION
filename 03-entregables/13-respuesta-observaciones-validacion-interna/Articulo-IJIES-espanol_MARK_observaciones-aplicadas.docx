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F8585" w14:textId="77777777" w:rsidR="00B76EF5" w:rsidRDefault="00EB148E">
      <w:pPr>
        <w:spacing w:line="240" w:lineRule="auto"/>
        <w:jc w:val="center"/>
        <w:rPr>
          <w:rFonts w:ascii="Times New Roman" w:hAnsi="Times New Roman" w:cs="Times New Roman"/>
          <w:b/>
          <w:sz w:val="28"/>
        </w:rPr>
      </w:pPr>
      <w:r>
        <w:rPr>
          <w:rFonts w:ascii="Times New Roman" w:hAnsi="Times New Roman" w:cs="Times New Roman"/>
          <w:b/>
          <w:sz w:val="28"/>
        </w:rPr>
        <w:t xml:space="preserve">Detección temprana de comportamientos anómalos en redes de datos mediante </w:t>
      </w:r>
      <w:del w:id="9001" w:author="Claude" w:date="2026-10-23T12:00:00Z">
        <w:r>
          <w:rPr>
            <w:rFonts w:ascii="Times New Roman" w:hAnsi="Times New Roman" w:cs="Times New Roman"/>
            <w:b/>
            <w:sz w:val="28"/>
          </w:rPr>
          <w:delText xml:space="preserve">modelos predictivos</w:delText>
        </w:r>
      </w:del>
      <w:ins w:id="9002" w:author="Claude" w:date="2026-10-23T12:00:00Z">
        <w:r>
          <w:rPr>
            <w:rFonts w:ascii="Times New Roman" w:hAnsi="Times New Roman" w:cs="Times New Roman"/>
            <w:b/>
            <w:sz w:val="28"/>
          </w:rPr>
          <w:t xml:space="preserve">Isolation Forest</w:t>
        </w:r>
      </w:ins>
      <w:r>
        <w:rPr>
          <w:rFonts w:ascii="Times New Roman" w:hAnsi="Times New Roman" w:cs="Times New Roman"/>
          <w:b/>
          <w:sz w:val="28"/>
        </w:rPr>
        <w:t xml:space="preserve"> y un mecanismo de </w:t>
      </w:r>
      <w:del w:id="9003" w:author="Claude" w:date="2026-10-23T12:00:00Z">
        <w:r>
          <w:rPr>
            <w:rFonts w:ascii="Times New Roman" w:hAnsi="Times New Roman" w:cs="Times New Roman"/>
            <w:b/>
            <w:sz w:val="28"/>
          </w:rPr>
          <w:delText xml:space="preserve">control en línea</w:delText>
        </w:r>
      </w:del>
      <w:ins w:id="9004" w:author="Claude" w:date="2026-10-23T12:00:00Z">
        <w:r>
          <w:rPr>
            <w:rFonts w:ascii="Times New Roman" w:hAnsi="Times New Roman" w:cs="Times New Roman"/>
            <w:b/>
            <w:sz w:val="28"/>
          </w:rPr>
          <w:t xml:space="preserve">respuesta graduada</w:t>
        </w:r>
      </w:ins>
    </w:p>
    <w:p w14:paraId="4FDF1F88" w14:textId="10294E34" w:rsidR="00264370" w:rsidRDefault="00264370">
      <w:pPr>
        <w:spacing w:line="240" w:lineRule="auto"/>
        <w:jc w:val="center"/>
      </w:pPr>
      <w:commentRangeStart w:id="4"/>
      <w:r>
        <w:rPr>
          <w:lang w:val="es-ES"/>
        </w:rPr>
        <w:t xml:space="preserve">“Detección temprana de comportamientos anómalos en redes de datos mediante aprendizaje automatico y un mecanismo de control en tiempo real”</w:t>
      </w:r>
      <w:commentRangeEnd w:id="4"/>
      <w:r>
        <w:rPr>
          <w:rStyle w:val="CommentReference"/>
        </w:rPr>
        <w:commentReference w:id="4"/>
      </w:r>
    </w:p>
    <w:p w14:paraId="48275340" w14:textId="43562AFA" w:rsidR="67B35588" w:rsidRDefault="67B35588" w:rsidP="1B39B848">
      <w:pPr>
        <w:spacing w:line="240" w:lineRule="auto"/>
        <w:jc w:val="center"/>
      </w:pPr>
      <w:r>
        <w:rPr>
          <w:lang w:val="es-ES"/>
        </w:rPr>
        <w:t>“Detección temprana de comportamientos anómalos en redes de datos mediante aprendizaje automatico y un mecanismo de control inline”</w:t>
      </w:r>
    </w:p>
    <w:p w14:paraId="7D5204FF" w14:textId="77777777" w:rsidR="00B76EF5" w:rsidRDefault="00EB148E">
      <w:pPr>
        <w:spacing w:after="40"/>
        <w:jc w:val="center"/>
      </w:pPr>
      <w:r>
        <w:rPr>
          <w:rFonts w:ascii="Times New Roman" w:hAnsi="Times New Roman" w:cs="Times New Roman"/>
          <w:b/>
        </w:rPr>
        <w:t>Rubén Mark Salazar Tocas</w:t>
      </w:r>
      <w:r>
        <w:rPr>
          <w:rFonts w:ascii="Times New Roman" w:hAnsi="Times New Roman" w:cs="Times New Roman"/>
          <w:b/>
          <w:sz w:val="16"/>
        </w:rPr>
        <w:t>1*</w:t>
      </w:r>
      <w:r>
        <w:rPr>
          <w:rFonts w:ascii="Times New Roman" w:hAnsi="Times New Roman" w:cs="Times New Roman"/>
        </w:rPr>
        <w:t xml:space="preserve">      </w:t>
      </w:r>
      <w:r>
        <w:rPr>
          <w:rFonts w:ascii="Times New Roman" w:hAnsi="Times New Roman" w:cs="Times New Roman"/>
          <w:b/>
        </w:rPr>
        <w:t>Uziel Elias Sauñe Fernandez</w:t>
      </w:r>
      <w:r>
        <w:rPr>
          <w:rFonts w:ascii="Times New Roman" w:hAnsi="Times New Roman" w:cs="Times New Roman"/>
          <w:b/>
          <w:sz w:val="16"/>
        </w:rPr>
        <w:t>1</w:t>
      </w:r>
    </w:p>
    <w:p w14:paraId="4E96A7FE" w14:textId="77777777" w:rsidR="00B76EF5" w:rsidRDefault="00EB148E">
      <w:pPr>
        <w:spacing w:after="20"/>
        <w:jc w:val="center"/>
      </w:pPr>
      <w:r>
        <w:rPr>
          <w:rFonts w:ascii="Times New Roman" w:hAnsi="Times New Roman" w:cs="Times New Roman"/>
          <w:sz w:val="17"/>
        </w:rPr>
        <w:t>ORCID 0009-0002-2386-9473 · ORCID 0009-0005-0223-0090</w:t>
      </w:r>
    </w:p>
    <w:p w14:paraId="04B790C5" w14:textId="77777777" w:rsidR="00B76EF5" w:rsidRDefault="00EB148E">
      <w:pPr>
        <w:spacing w:after="40"/>
        <w:jc w:val="center"/>
      </w:pPr>
      <w:r>
        <w:rPr>
          <w:rFonts w:ascii="Times New Roman" w:hAnsi="Times New Roman" w:cs="Times New Roman"/>
          <w:sz w:val="19"/>
        </w:rPr>
        <w:t>1 Escuela Profesional de Ingeniería de Sistemas, Facultad de Ingeniería y Arquitectura, Universidad Peruana Unión, Lima, Perú</w:t>
      </w:r>
    </w:p>
    <w:p w14:paraId="113992B6" w14:textId="77777777" w:rsidR="00B76EF5" w:rsidRDefault="00EB148E">
      <w:pPr>
        <w:spacing w:after="40"/>
        <w:jc w:val="center"/>
      </w:pPr>
      <w:r>
        <w:rPr>
          <w:rFonts w:ascii="Times New Roman" w:hAnsi="Times New Roman" w:cs="Times New Roman"/>
          <w:sz w:val="19"/>
        </w:rPr>
        <w:t>* Correo del autor de correspondencia: ruben.salazar@upeu.edu.pe</w:t>
      </w:r>
    </w:p>
    <w:p w14:paraId="68BE0BFC" w14:textId="77777777" w:rsidR="00B76EF5" w:rsidRDefault="00B76EF5"/>
    <w:p w14:paraId="5DDEA168" w14:textId="77777777" w:rsidR="00B76EF5" w:rsidRDefault="00EB148E">
      <w:pPr>
        <w:spacing w:after="120"/>
        <w:jc w:val="both"/>
      </w:pPr>
      <w:r>
        <w:rPr>
          <w:rFonts w:ascii="Times New Roman" w:hAnsi="Times New Roman" w:cs="Times New Roman"/>
          <w:b/>
          <w:sz w:val="20"/>
        </w:rPr>
        <w:t xml:space="preserve">Resumen: </w:t>
      </w:r>
      <w:del w:id="9015" w:author="Claude" w:date="2026-10-23T12:00:00Z">
        <w:r>
          <w:rPr>
            <w:rFonts w:ascii="Times New Roman" w:hAnsi="Times New Roman" w:cs="Times New Roman"/>
            <w:sz w:val="20"/>
          </w:rPr>
          <w:delText xml:space="preserve">Los detectores de intrusiones basados en anomalías reportan exactitudes altas sobre conjuntos públicos, pero rara vez se despliegan: la detección se mide fuera de línea y el bloqueo se deja como trabajo futuro. Se presenta un sistema de código abierto que detecta tráfico anómalo y bloquea en línea al equipo ofensor mediante nftables en el propio enrutador, con expiración a los 120 segundos. Extrae 28 variables de los niveles de red, transporte y aplicación, y puntúa con un One-Class SVM congelado calibrado solo con validación. Sobre 220 episodios benignos, 1 373 ventanas y 58 corridas en operación, alcanza 88,8 % de detección y bloqueo en 8,0 segundos de mediana, sin caídas. Se reporta un resultado negativo: los falsos positivos benignos pasan del 4,71 % fuera de línea al 25,81 % en campo, lo que delimita cuándo puede usarse.</w:delText>
        </w:r>
      </w:del>
      <w:commentRangeStart w:id="0"/>
      <w:ins w:id="9016" w:author="Claude" w:date="2026-10-23T12:00:00Z">
        <w:r>
          <w:rPr>
            <w:rFonts w:ascii="Times New Roman" w:hAnsi="Times New Roman" w:cs="Times New Roman"/>
            <w:sz w:val="20"/>
          </w:rPr>
          <w:t xml:space="preserve">Los detectores de intrusiones basados en anomalías suelen evaluarse fuera de línea y dejan la respuesta como trabajo futuro. Se presenta CyberFlow, un sistema de código abierto que observa el tráfico de forma pasiva mediante una sesión SPAN sobre los enlaces troncales de pfSense, construye cada 10 s 28 características de las capas L3, L4 y L7 por cada IP interna y puntúa cada ventana con un Isolation Forest entrenado solo con tráfico normal de la propia red, cuyo umbral se fija con α = 0,05 sobre el conjunto de validación y permanece congelado. Las señales del modelo se combinan con heurísticos y se traducen en una respuesta graduada, LIMIT o BLOCK con caducidad, que se distribuye mediante un feed firmado y aplican agentes nftables en los hosts protegidos. Sobre una evaluación reutilizada de 65 505 ventanas (65 421 normales y 84 de ataque), el Isolation Forest detectó 54 de las 84 ventanas de ataque (64,3 %) con una tasa de falsos positivos de 4,53 % y una precisión de 1,79 %, condicionada por una prevalencia de 0,128 %. El alcance se limita a tráfico IPv4 en una red experimental.</w:t>
        </w:r>
      </w:ins>
      <w:commentRangeEnd w:id="0"/>
      <w:ins w:id="9017" w:author="Claude" w:date="2026-10-23T12:00:00Z">
        <w:r>
          <w:rPr>
            <w:rStyle w:val="CommentReference"/>
          </w:rPr>
          <w:commentReference w:id="0"/>
        </w:r>
      </w:ins>
    </w:p>
    <w:p w14:paraId="40E2EAF9" w14:textId="77777777" w:rsidR="00B76EF5" w:rsidRDefault="00EB148E">
      <w:pPr>
        <w:spacing w:after="120"/>
        <w:jc w:val="both"/>
      </w:pPr>
      <w:r>
        <w:rPr>
          <w:rFonts w:ascii="Times New Roman" w:hAnsi="Times New Roman" w:cs="Times New Roman"/>
          <w:b/>
          <w:sz w:val="20"/>
        </w:rPr>
        <w:t xml:space="preserve">Palabras clave: </w:t>
      </w:r>
      <w:r>
        <w:rPr>
          <w:rFonts w:ascii="Times New Roman" w:hAnsi="Times New Roman" w:cs="Times New Roman"/>
          <w:sz w:val="20"/>
        </w:rPr>
        <w:t xml:space="preserve">detección de intrusiones, detección de anomalías, aprendizaje no supervisado, </w:t>
      </w:r>
      <w:del w:id="9005" w:author="Claude" w:date="2026-10-23T12:00:00Z">
        <w:r>
          <w:rPr>
            <w:rFonts w:ascii="Times New Roman" w:hAnsi="Times New Roman" w:cs="Times New Roman"/>
            <w:sz w:val="20"/>
          </w:rPr>
          <w:delText xml:space="preserve">One-Class SVM, control en línea</w:delText>
        </w:r>
      </w:del>
      <w:ins w:id="9006" w:author="Claude" w:date="2026-10-23T12:00:00Z">
        <w:r>
          <w:rPr>
            <w:rFonts w:ascii="Times New Roman" w:hAnsi="Times New Roman" w:cs="Times New Roman"/>
            <w:sz w:val="20"/>
          </w:rPr>
          <w:t xml:space="preserve">Isolation Forest, respuesta graduada</w:t>
        </w:r>
      </w:ins>
      <w:r>
        <w:rPr>
          <w:rFonts w:ascii="Times New Roman" w:hAnsi="Times New Roman" w:cs="Times New Roman"/>
          <w:sz w:val="20"/>
        </w:rPr>
        <w:t xml:space="preserve">, nftables, seguridad de redes</w:t>
      </w:r>
    </w:p>
    <w:p w14:paraId="5C5D2447" w14:textId="77777777" w:rsidR="00B76EF5" w:rsidRDefault="00B76EF5">
      <w:pPr>
        <w:pBdr>
          <w:bottom w:val="single" w:sz="6" w:space="1" w:color="000000"/>
        </w:pBdr>
        <w:spacing w:after="120"/>
      </w:pPr>
    </w:p>
    <w:p w14:paraId="7C459F1E" w14:textId="77777777" w:rsidR="00B76EF5" w:rsidRDefault="00B76EF5">
      <w:pPr>
        <w:sectPr w:rsidR="00B76EF5">
          <w:pgSz w:w="11909" w:h="16834"/>
          <w:pgMar w:top="1440" w:right="1080" w:bottom="1440" w:left="1080" w:header="720" w:footer="720" w:gutter="0"/>
          <w:cols w:space="432"/>
          <w:docGrid w:linePitch="360"/>
        </w:sectPr>
      </w:pPr>
    </w:p>
    <w:p w14:paraId="15F62E3F" w14:textId="77777777" w:rsidR="00B76EF5" w:rsidRDefault="00EB148E">
      <w:pPr>
        <w:spacing w:after="120" w:line="240" w:lineRule="auto"/>
      </w:pPr>
      <w:r>
        <w:rPr>
          <w:rFonts w:ascii="Times New Roman" w:hAnsi="Times New Roman" w:cs="Times New Roman"/>
          <w:b/>
          <w:bCs/>
          <w:sz w:val="24"/>
          <w:szCs w:val="24"/>
        </w:rPr>
        <w:t>1. Introducción</w:t>
      </w:r>
    </w:p>
    <w:p w14:paraId="04192B34" w14:textId="7627F362" w:rsidR="7B9EECEF" w:rsidRDefault="71AC9A38" w:rsidP="49FF5C12">
      <w:pPr>
        <w:spacing w:after="120"/>
        <w:ind w:firstLine="288"/>
        <w:jc w:val="both"/>
      </w:pPr>
      <w:r>
        <w:rPr>
          <w:rFonts w:ascii="Times New Roman" w:eastAsia="Times New Roman" w:hAnsi="Times New Roman" w:cs="Times New Roman"/>
          <w:highlight w:val="green"/>
        </w:rPr>
        <w:t xml:space="preserve">La literatura reciente sobre sistemas de detección de intrusions en redes (Network Intrusion Detection Systems, NIDS) evolucionaron desde mecanismos basados en firmas hacia enfoques capaces de identificar comportamientos que son diferentes al funcionamiento esperado de una red. Los sistemas basados en firmas comparan el tráfico observado con patrones conocidos, de esta manera se logra buenos resultados frente a amenazas documentadas, pero presentan limitaciones cuando aparecen nuevas variants o ataques que no han sido registrados. </w:t>
      </w:r>
      <w:r>
        <w:rPr>
          <w:rFonts w:ascii="Times New Roman" w:eastAsia="Times New Roman" w:hAnsi="Times New Roman" w:cs="Times New Roman"/>
          <w:color w:val="FF0000"/>
          <w:highlight w:val="green"/>
        </w:rPr>
        <w:t xml:space="preserve">Frente a todo esto varios enfoques buscan modelar </w:t>
      </w:r>
      <w:r>
        <w:rPr>
          <w:rFonts w:ascii="Times New Roman" w:eastAsia="Times New Roman" w:hAnsi="Times New Roman" w:cs="Times New Roman"/>
          <w:highlight w:val="green"/>
        </w:rPr>
        <w:t>el comportamiento normal del tráfico para identificar desviaciones potencialmente maliciosas, siendo una alternativa relevante para escenarios donde la información sobre ataques conocidos resulta insuficiente. Todo esto impulsó la aplicación de técnicas de aprendizaje automático y profundo en NIDS por su capacidad para analizar características complejas del tráfico y adaptarse a grandes volúmenes de datos. {1,2}</w:t>
      </w:r>
    </w:p>
    <w:p w14:paraId="2FEAE66C" w14:textId="4ABF958C" w:rsidR="7B9EECEF" w:rsidRDefault="71AC9A38" w:rsidP="49FF5C12">
      <w:pPr>
        <w:tabs>
          <w:tab w:val="left" w:pos="1701"/>
        </w:tabs>
        <w:spacing w:after="120"/>
        <w:ind w:firstLine="288"/>
        <w:jc w:val="both"/>
      </w:pPr>
      <w:r>
        <w:rPr>
          <w:rFonts w:ascii="Times New Roman" w:eastAsia="Times New Roman" w:hAnsi="Times New Roman" w:cs="Times New Roman"/>
          <w:highlight w:val="green"/>
          <w:lang w:val="es-ES"/>
        </w:rPr>
        <w:t>En paralelo al desarrollo de técnicas supervisadas, la literatura ha explorado enfoques no supervisados para detectar anomalías cuando el tráfico no dispone de un etiquetado exhaustivo. Estos métodos analizan los patrones presentes en los datos e identifican observaciones que se apartan del comportamiento predominante sin requerir clases de ataque previamente definidas. Dentro de este grupo, Isolation Forest (IF) ha sido aplicado a la detección de anomalías en tráfico de red mediante el aislamiento de observaciones atípicas, constituyendo una alternativa para analizar comportamientos desconocidos o poco frecuentes.</w:t>
      </w:r>
      <w:r>
        <w:rPr>
          <w:rFonts w:ascii="Times New Roman" w:eastAsia="Times New Roman" w:hAnsi="Times New Roman" w:cs="Times New Roman"/>
          <w:lang w:val="es-ES"/>
        </w:rPr>
        <w:t xml:space="preserve"> {3}</w:t>
      </w:r>
    </w:p>
    <w:p w14:paraId="2B160038" w14:textId="2C18AB11" w:rsidR="7B9EECEF" w:rsidRDefault="71AC9A38" w:rsidP="49FF5C12">
      <w:pPr>
        <w:spacing w:after="120"/>
        <w:ind w:firstLine="288"/>
        <w:jc w:val="both"/>
      </w:pPr>
      <w:r>
        <w:rPr>
          <w:rFonts w:ascii="Times New Roman" w:eastAsia="Times New Roman" w:hAnsi="Times New Roman" w:cs="Times New Roman"/>
          <w:color w:val="000000" w:themeColor="text1"/>
          <w:highlight w:val="yellow"/>
          <w:lang w:val="es"/>
        </w:rPr>
        <w:t xml:space="preserve">Una limitación de los sistemas de detección basados en firmas es que su capacidad para reconocer una amenaza depende de que exista previamente un patrón o firma con el cual comparar el tráfico observado. Aunque este enfoque resulta efectivo frente a ataques conocidos, puede no identificar amenazas nuevas o variantes cuyo comportamiento aún no se encuentra registrado. Esta dependencia deja una brecha ante </w:t>
        <w:lastRenderedPageBreak/>
        <w:t>comportamientos desconocidos, por lo que los enfoques basados en anomalías resultan relevantes al analizar desviaciones del comportamiento de la red sin requerir una firma específica para cada ataque. {4}</w:t>
      </w:r>
    </w:p>
    <w:p w14:paraId="60848CAA" w14:textId="7738276A" w:rsidR="7B9EECEF" w:rsidRDefault="71AC9A38" w:rsidP="49FF5C12">
      <w:pPr>
        <w:spacing w:after="120"/>
        <w:ind w:firstLine="288"/>
        <w:jc w:val="both"/>
        <w:rPr>
          <w:rFonts w:ascii="Times New Roman" w:eastAsia="Times New Roman" w:hAnsi="Times New Roman" w:cs="Times New Roman"/>
          <w:lang w:val="es-ES"/>
        </w:rPr>
      </w:pPr>
      <w:r>
        <w:rPr>
          <w:rFonts w:ascii="Times New Roman" w:eastAsia="Times New Roman" w:hAnsi="Times New Roman" w:cs="Times New Roman"/>
          <w:highlight w:val="yellow"/>
          <w:lang w:val="es-ES"/>
        </w:rPr>
        <w:t>Además, los modelos de detección basados en anomalías enfrentan desafíos al trasladarse desde entornos simulados hacia redes operativas debido a que el tráfico real presenta variaciones constantes, comportamientos legítimos poco frecuentes y condiciones diferentes a las utilizadas durante el entrenamiento. Estas diferencias pueden incrementar la aparición de falsas alarmas y reducer la confiabilidad del Sistema cuando se enfrenta a datos no observados. Debido a esto el problema no se limita únicamente en mejorar la capacidad de clasificación, sino de desarrollar mecanismos que permitan detector desviaciones relevantes manteniendo un equilibrio entre sensibilidad, estabilidad operative y capacidad de respuesta. {5}</w:t>
      </w:r>
    </w:p>
    <w:p w14:paraId="469BD696" w14:textId="39318E33" w:rsidR="7B9EECEF" w:rsidRDefault="71AC9A38" w:rsidP="49FF5C12">
      <w:pPr>
        <w:spacing w:after="120"/>
        <w:ind w:firstLine="288"/>
        <w:jc w:val="both"/>
      </w:pPr>
      <w:r>
        <w:rPr>
          <w:rFonts w:ascii="Times New Roman" w:eastAsia="Times New Roman" w:hAnsi="Times New Roman" w:cs="Times New Roman"/>
          <w:highlight w:val="darkYellow"/>
          <w:lang w:val="es-ES"/>
        </w:rPr>
        <w:t>Frente a las limitaciones metodológicas expuestas, resulta necesario evaluar los IDS no solo por su capacidad para distinguir tráfico normal y anómalo, sino también por su funcionamiento al procesar tráfico de manera continua y la capacidad de generar una alerta o decision. Detectar amenazas desconocidas en tiempo real continua siendo un desafío debido a la evolución constante del tráfico y a la necesidad de mantener bajas tasas de falsas alarmas lo que motiva a generar propuestas referente al análisis continuo de datos de red {6}. También cuando la detección se asocia con mecanismos automáticos de respuesta, la decision debe ser controlada, ya que una decision incorrecta puede interrumpir procesos o comunicaciones legítimas. Investigaciones recientes sobre respuesta adaptative destacan precisamente la necesidad de integrar detección y mitigación depende del nivel de impacto operativo de las acciones ejecutadas{7}. Dicho esto resulta oportuno estudiar una arquitectura que capture, análisis de anomalías, decisiones y control del tráfico.</w:t>
      </w:r>
    </w:p>
    <w:p w14:paraId="522F121D" w14:textId="46262389" w:rsidR="7B9EECEF" w:rsidRDefault="71AC9A38" w:rsidP="49FF5C12">
      <w:pPr>
        <w:spacing w:after="120"/>
        <w:ind w:firstLine="288"/>
        <w:jc w:val="both"/>
        <w:rPr>
          <w:rFonts w:ascii="Times New Roman" w:eastAsia="Times New Roman" w:hAnsi="Times New Roman" w:cs="Times New Roman"/>
          <w:highlight w:val="darkCyan"/>
          <w:lang w:val="es-ES"/>
        </w:rPr>
      </w:pPr>
      <w:r>
        <w:rPr>
          <w:rFonts w:ascii="Times New Roman" w:eastAsia="Times New Roman" w:hAnsi="Times New Roman" w:cs="Times New Roman"/>
          <w:highlight w:val="darkCyan"/>
          <w:lang w:val="es"/>
        </w:rPr>
        <w:t xml:space="preserve">Este estudio tiene como objetivo diseñar, implementar y evaluar un sistema de detección temprana de comportamientos anómalos en redes de datos que integre un modelo </w:t>
      </w:r>
      <w:del w:id="9007" w:author="Claude" w:date="2026-10-23T12:00:00Z">
        <w:r>
          <w:rPr>
            <w:rFonts w:ascii="Times New Roman" w:eastAsia="Times New Roman" w:hAnsi="Times New Roman" w:cs="Times New Roman"/>
            <w:highlight w:val="darkCyan"/>
            <w:lang w:val="es"/>
          </w:rPr>
          <w:delText xml:space="preserve">Isolartion</w:delText>
        </w:r>
      </w:del>
      <w:ins w:id="9008" w:author="Claude" w:date="2026-10-23T12:00:00Z">
        <w:r>
          <w:rPr>
            <w:rFonts w:ascii="Times New Roman" w:eastAsia="Times New Roman" w:hAnsi="Times New Roman" w:cs="Times New Roman"/>
            <w:highlight w:val="darkCyan"/>
            <w:lang w:val="es"/>
          </w:rPr>
          <w:t xml:space="preserve">Isolation</w:t>
        </w:r>
      </w:ins>
      <w:r>
        <w:rPr>
          <w:rFonts w:ascii="Times New Roman" w:eastAsia="Times New Roman" w:hAnsi="Times New Roman" w:cs="Times New Roman"/>
          <w:highlight w:val="darkCyan"/>
          <w:lang w:val="es"/>
        </w:rPr>
        <w:t xml:space="preserve"> Forest (IF) para identificar desviaciones en el comportamiento del tráfico, junto con un mecanismo de decisión y </w:t>
      </w:r>
      <w:del w:id="9009" w:author="Claude" w:date="2026-10-23T12:00:00Z">
        <w:r>
          <w:rPr>
            <w:rFonts w:ascii="Times New Roman" w:eastAsia="Times New Roman" w:hAnsi="Times New Roman" w:cs="Times New Roman"/>
            <w:highlight w:val="darkCyan"/>
            <w:lang w:val="es"/>
          </w:rPr>
          <w:delText xml:space="preserve">control inline</w:delText>
        </w:r>
      </w:del>
      <w:ins w:id="9010" w:author="Claude" w:date="2026-10-23T12:00:00Z">
        <w:r>
          <w:rPr>
            <w:rFonts w:ascii="Times New Roman" w:eastAsia="Times New Roman" w:hAnsi="Times New Roman" w:cs="Times New Roman"/>
            <w:highlight w:val="darkCyan"/>
            <w:lang w:val="es"/>
          </w:rPr>
          <w:t xml:space="preserve">respuesta graduada</w:t>
        </w:r>
      </w:ins>
      <w:r>
        <w:rPr>
          <w:rFonts w:ascii="Times New Roman" w:eastAsia="Times New Roman" w:hAnsi="Times New Roman" w:cs="Times New Roman"/>
          <w:highlight w:val="darkCyan"/>
          <w:lang w:val="es"/>
        </w:rPr>
        <w:t xml:space="preserve">. La propuesta busca determinar si esta integración permite detectar comportamientos anómalos sin depender exclusivamente de firmas predefinidas y convertir la detección en una respuesta operativa sobre el tráfico, evaluando de manera conjunta el desempeño de detección, el lead time, la latencia de decisión y el impacto de las acciones de control sobre el tráfico legítimo en un entorno experimental</w:t>
      </w:r>
      <w:r>
        <w:rPr>
          <w:rFonts w:ascii="Times New Roman" w:eastAsia="Times New Roman" w:hAnsi="Times New Roman" w:cs="Times New Roman"/>
          <w:lang w:val="es"/>
        </w:rPr>
        <w:t>.</w:t>
      </w:r>
    </w:p>
    <w:p w14:paraId="264F2EC5" w14:textId="0720137D" w:rsidR="30056895" w:rsidRDefault="71AC9A38" w:rsidP="49FF5C12">
      <w:pPr>
        <w:spacing w:after="120"/>
        <w:ind w:firstLine="288"/>
        <w:jc w:val="both"/>
        <w:rPr>
          <w:rFonts w:ascii="Times New Roman" w:eastAsia="Times New Roman" w:hAnsi="Times New Roman" w:cs="Times New Roman"/>
          <w:highlight w:val="darkGray"/>
          <w:lang w:val="es-ES"/>
        </w:rPr>
      </w:pPr>
      <w:r>
        <w:rPr>
          <w:rFonts w:ascii="Times New Roman" w:eastAsia="Times New Roman" w:hAnsi="Times New Roman" w:cs="Times New Roman"/>
          <w:highlight w:val="darkGray"/>
          <w:lang w:val="es-ES"/>
        </w:rPr>
        <w:t>En relación con esta brecha, los trabajos recientes muestran distintas aproximaciones para acercar la detección de intrusiones a escenarios operativos. Algunas de estas propuestas se centran en mejorar la selección de características y el desempeño del clasificador, pero mantienen su evaluación en esquemas de entrenamiento y prueba offline, dejando la detección en tiempo real como trabajo futuro {8}. Otras investigaciones vincularon la salida de un IDS con mecanismos defensivos activado por eventos, como la migración de máquinas virtuales, evidenciando que la respuesta automática también debe considerer su efecto sobre la disponibilidad y el desempeño del sistema {9}. También se desarrollaron arquitecturas que procesan alertas de Suricata provenientes de redes en producción y generan recomendaciones de respuesta para reducir el tiempo requerido para atender incidentes, auque la acción de ejecutar permanece como una etapa posterior {10}. Recientemente, se demostró la viabilidad de integrar extracción de características, inferencia mediante aprendizaje automático y bloqueo en tiempo real dentro de un gateway utilizando eBPF/XDP e iptables para poder aislar tráfico identificado como malicioso. {11}</w:t>
      </w:r>
    </w:p>
    <w:p w14:paraId="422F506D" w14:textId="2F7D87C6" w:rsidR="30056895" w:rsidRDefault="71AC9A38" w:rsidP="49FF5C12">
      <w:pPr>
        <w:spacing w:after="120"/>
        <w:ind w:firstLine="288"/>
        <w:jc w:val="both"/>
        <w:rPr>
          <w:rFonts w:ascii="Times New Roman" w:eastAsia="Times New Roman" w:hAnsi="Times New Roman" w:cs="Times New Roman"/>
          <w:lang w:val="es-ES"/>
        </w:rPr>
      </w:pPr>
      <w:r>
        <w:rPr>
          <w:rFonts w:ascii="Times New Roman" w:eastAsia="Times New Roman" w:hAnsi="Times New Roman" w:cs="Times New Roman"/>
          <w:highlight w:val="red"/>
          <w:lang w:val="es-ES"/>
        </w:rPr>
        <w:t xml:space="preserve">Las contribuciones de este estudio son: (i) una arquitectura experimental reproducible que integra captura de telemetría, extracción causal de características multicapa y detección de anomalías mediante un modelo Isolation Forest orientado a identificar desviaciones en el comportamiento del tráfico; (ii) un mecanismo de decision y control que conecta la inferencia del modelo con acciones </w:t>
      </w:r>
      <w:del w:id="9011" w:author="Claude" w:date="2026-10-23T12:00:00Z">
        <w:r>
          <w:rPr>
            <w:rFonts w:ascii="Times New Roman" w:eastAsia="Times New Roman" w:hAnsi="Times New Roman" w:cs="Times New Roman"/>
            <w:highlight w:val="red"/>
            <w:lang w:val="es-ES"/>
          </w:rPr>
          <w:delText xml:space="preserve">inline sobre el tráfico</w:delText>
        </w:r>
      </w:del>
      <w:ins w:id="9012" w:author="Claude" w:date="2026-10-23T12:00:00Z">
        <w:r>
          <w:rPr>
            <w:rFonts w:ascii="Times New Roman" w:eastAsia="Times New Roman" w:hAnsi="Times New Roman" w:cs="Times New Roman"/>
            <w:highlight w:val="red"/>
            <w:lang w:val="es-ES"/>
          </w:rPr>
          <w:t xml:space="preserve">de respuesta graduada (LIMIT y BLOCK) aplicadas en los hosts protegidos</w:t>
        </w:r>
      </w:ins>
      <w:r>
        <w:rPr>
          <w:rFonts w:ascii="Times New Roman" w:eastAsia="Times New Roman" w:hAnsi="Times New Roman" w:cs="Times New Roman"/>
          <w:highlight w:val="red"/>
          <w:lang w:val="es-ES"/>
        </w:rPr>
        <w:t xml:space="preserve">, reduciendo la separación entre detección y respuesta; y (iii) una evaluación que combina métricas predictivas con indicadores operativos como leadtime, latencia de decision y tasa de falsos positivos, permitiendo analizar no solo el rendimiento del modelo en condiciones controladas, sino también su comportamiento al aproximarse a condiciones de operación.</w:t>
      </w:r>
    </w:p>
    <w:p w14:paraId="5A0A615D" w14:textId="3F24D120" w:rsidR="71AC9A38" w:rsidRDefault="71AC9A38" w:rsidP="49FF5C12">
      <w:pPr>
        <w:spacing w:after="120"/>
        <w:ind w:firstLine="288"/>
        <w:jc w:val="both"/>
      </w:pPr>
      <w:r>
        <w:rPr>
          <w:rFonts w:ascii="Times New Roman" w:eastAsia="Times New Roman" w:hAnsi="Times New Roman" w:cs="Times New Roman"/>
          <w:highlight w:val="darkMagenta"/>
          <w:lang w:val="es-ES"/>
        </w:rPr>
        <w:t xml:space="preserve">El resto del presente artículo se organiza de la siguiente manera. La Sección 2 presenta los trabajos relacionados, examinando investigaciones recientes sobre detección de anomalías, enfoques no supervisados y mecanismos de respuesta aplicados a la seguridad de redes. La Sección 3 describe la metodología, incluyendo el entorno experimental, la captura y procesamiento del tráfico, la construcción de características, el modelo Isolation Forest (IF) y su integración con el mecanismo de decisión y </w:t>
      </w:r>
      <w:del w:id="9013" w:author="Claude" w:date="2026-10-23T12:00:00Z">
        <w:r>
          <w:rPr>
            <w:rFonts w:ascii="Times New Roman" w:eastAsia="Times New Roman" w:hAnsi="Times New Roman" w:cs="Times New Roman"/>
            <w:highlight w:val="darkMagenta"/>
            <w:lang w:val="es-ES"/>
          </w:rPr>
          <w:delText xml:space="preserve">control inline</w:delText>
        </w:r>
      </w:del>
      <w:ins w:id="9014" w:author="Claude" w:date="2026-10-23T12:00:00Z">
        <w:r>
          <w:rPr>
            <w:rFonts w:ascii="Times New Roman" w:eastAsia="Times New Roman" w:hAnsi="Times New Roman" w:cs="Times New Roman"/>
            <w:highlight w:val="darkMagenta"/>
            <w:lang w:val="es-ES"/>
          </w:rPr>
          <w:t xml:space="preserve">respuesta graduada</w:t>
        </w:r>
      </w:ins>
      <w:r>
        <w:rPr>
          <w:rFonts w:ascii="Times New Roman" w:eastAsia="Times New Roman" w:hAnsi="Times New Roman" w:cs="Times New Roman"/>
          <w:highlight w:val="darkMagenta"/>
          <w:lang w:val="es-ES"/>
        </w:rPr>
        <w:t xml:space="preserve">. La sección 4 presenta y discute los resultados considerando tanto el desempeño predictivo como las métricas de anticipación y operación del sistema. Finalmente, la Sección 5 expone las conclusiones, las principales limitaciones identificadas y las líneas de trabajo futuro.</w:t>
      </w:r>
    </w:p>
    <w:p w14:paraId="228317D0" w14:textId="3F58AA0A" w:rsidR="00B76EF5" w:rsidRDefault="00EB148E" w:rsidP="01A2AB55">
      <w:pPr>
        <w:spacing w:before="240" w:after="120" w:line="240" w:lineRule="auto"/>
      </w:pPr>
      <w:r>
        <w:rPr>
          <w:rFonts w:ascii="Times New Roman" w:hAnsi="Times New Roman"/>
          <w:b/>
          <w:bCs/>
          <w:sz w:val="24"/>
          <w:szCs w:val="24"/>
        </w:rPr>
        <w:t xml:space="preserve">2. Related Works</w:t>
      </w:r>
    </w:p>
    <w:p w14:paraId="0B7C3E60" w14:textId="52B76173" w:rsidR="00B76EF5" w:rsidRDefault="13E63B53" w:rsidP="1B08AB92">
      <w:pPr>
        <w:spacing w:after="120" w:line="240" w:lineRule="auto"/>
        <w:ind w:firstLine="28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highlight w:val="cyan"/>
          <w:lang w:val="es-ES"/>
        </w:rPr>
        <w:t xml:space="preserve">Faizin et al. combinaron XGBoost con una selección de características</w:t>
      </w:r>
      <w:r>
        <w:rPr>
          <w:rFonts w:ascii="Times New Roman" w:eastAsia="Times New Roman" w:hAnsi="Times New Roman" w:cs="Times New Roman"/>
          <w:color w:val="000000" w:themeColor="text1"/>
          <w:highlight w:val="cyan"/>
        </w:rPr>
        <w:t xml:space="preserve"> basada en información mutua y umbrales para distinguir tráfico normal y ataques donde analizaron variables relacionadas con el volumen de datos, la duración de las conexiones y el comportamiento TCP. Al reducir las características de 42 a 19, la exactitud aumentó del 80,29% al 87,63% y el F1 del 84,73% al 89,56% mientras que el tiempo de entrenamiento disminuyó de 6,07 a 2,11 segundos {12}. Almohaimeed y Albalwy seleccionaron 16 de las 83 características mediante la combinación de cinco métodos y aumentaron el F1 de un perceptrón multicapa del 72,2% al 91,9%. El conjunto seleccionado incluyó el conteo de banderas SYN y el puerto de destino, relacionados con ataques SYN flod y escaneo de puertos. Sin embargo, la sensibilidad disminuyó del 99,7% al 87,1% mostrando que la mejora del equilibrio entre precision y sensibilidad estuvo acompañada de una menor proporción de ataques detectados{13}. Ambos estudios muestran que la selección de características influye en la clasificación, pero no evalúan el ciclo completo de detección, decision y respuesta sobre tráfico en tiempo real.</w:t>
      </w:r>
    </w:p>
    <w:p w14:paraId="340B0B6E" w14:textId="40025321" w:rsidR="00B76EF5" w:rsidRDefault="00D24292" w:rsidP="1B08AB92">
      <w:pPr>
        <w:spacing w:after="120" w:line="240" w:lineRule="auto"/>
        <w:ind w:firstLine="28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highlight w:val="cyan"/>
        </w:rPr>
        <w:t xml:space="preserve">Existen diversos modelos de aprendizaje no supervisado para detectar anomalías en el tráfico de red. Entre ellos, OCSVM permite aprender una frontera a partir del tráfico normal e identificar observaciones que se apartan de ese comporamiento. Bountzis et al. combinaron este modelo con un autoencoder y entrenaron el sistema únicamente con tráfico benigno donde también observaron que el ajuste de sus parámetros influye en la detección {3}.</w:t>
      </w:r>
      <w:r>
        <w:rPr>
          <w:rFonts w:ascii="Times New Roman" w:eastAsia="Times New Roman" w:hAnsi="Times New Roman" w:cs="Times New Roman"/>
          <w:color w:val="000000" w:themeColor="text1"/>
        </w:rPr>
        <w:t xml:space="preserve"> Wang et al. emplearon un autoencoder para extraer características y combinaron OCSVM con un modelo de mezcla gaussiana alcanzando un F1 de 98,85% y una tasa de falsos positivos de 2,75% frente al 90,84% y 25,02% cuando solo se usa OCSVM por separado bajo las mismas características extraídas {14}. En otro estudio, Wang et al. combinaron Random Forest con un autoencoder entrenado únicamente con tráfico normal, reduciendo la tasa media de falsos positivos del 8,31% al 1,81% en una de sus evaluaciones con ataques excluidos del entrenamiento. Random Forest identificaba las posibes amenazas mediante sus probabilidades de clasificación y el autoencoder revisaba las muestras señaladas para reclasificar como normales aquellas compatibles con el comportamiento benigno {15}.</w:t>
      </w:r>
    </w:p>
    <w:p w14:paraId="71584171" w14:textId="7B697E51" w:rsidR="00B76EF5" w:rsidRPr="009D71A0" w:rsidRDefault="002C7825" w:rsidP="009D71A0">
      <w:pPr>
        <w:spacing w:after="120" w:line="240" w:lineRule="auto"/>
        <w:ind w:firstLine="288"/>
        <w:jc w:val="both"/>
        <w:rPr>
          <w:rFonts w:eastAsia="Times New Roman"/>
          <w:color w:val="000000" w:themeColor="text1"/>
          <w:lang w:val="es-PE"/>
        </w:rPr>
      </w:pPr>
      <w:r>
        <w:rPr>
          <w:rFonts w:ascii="Times New Roman" w:eastAsia="Times New Roman" w:hAnsi="Times New Roman" w:cs="Times New Roman"/>
          <w:color w:val="000000" w:themeColor="text1"/>
        </w:rPr>
        <w:t>Iturbe-Araya y Rif</w:t>
      </w:r>
      <w:r>
        <w:rPr>
          <w:rFonts w:eastAsia="Times New Roman"/>
          <w:color w:val="000000" w:themeColor="text1"/>
          <w:lang w:val="es-PE"/>
        </w:rPr>
        <w:t xml:space="preserve">à-Pous compararon cuatro detectores de anomalías en escenarios de redes domésticas con dispositivos IoT en la que OCSVM obtuvo un F1 promedio de 92,97% frente al 93,86% de Local Outlier Factor (LOF)</w:t>
      </w:r>
      <w:r>
        <w:rPr>
          <w:rFonts w:ascii="Times New Roman" w:eastAsia="Times New Roman" w:hAnsi="Times New Roman" w:cs="Times New Roman"/>
          <w:color w:val="000000" w:themeColor="text1"/>
        </w:rPr>
        <w:t xml:space="preserve"> y al 83,07% de Isolation Forest (IF), considerando cuatro conjuntos de datos. Estos resultados situaron a OCSVM por encima de IF y ligeramente por debajo de LOF en la evaluación conjunta, sin demostrar una superioridad en todos los escenarios {16}. Pinto et al. compararon IF y OCSVM entrenados únicamente con datos normales en un sistema industrial de tratamiento de agua. IF destacó 19 de 26 escenarios de ataque y OCSVM 16, aunque varias detecciones fueron parciales {17}. Estas comparaciones muestran que el rendimiento de OCSVM frente a otros detectores varia según los datos y el escenario evaluado.</w:t>
      </w:r>
    </w:p>
    <w:p w14:paraId="1AB6BC38" w14:textId="193209D8" w:rsidR="00B76EF5" w:rsidRDefault="00DE14F0" w:rsidP="1B08AB92">
      <w:pPr>
        <w:spacing w:after="120" w:line="240" w:lineRule="auto"/>
        <w:ind w:firstLine="28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La evaluación de la detección debe considerer tanto los ataques identificados como el tráfico normal reconocido correctamente. Patel et al. compararon OCSVM e IF en redes domésticas y reportaron una identificación media de ataques del 91,75% para OCSVM, frente al 80,40% de IF. Sin embargo, IF reconoció correctamente una mayor proporción de tráfico normal: 86,75% frente al 84,87% de OCSVM, según los promedios de sus evaluaciones por característica {18}. También importa cómo se agrupan los eventos para analizarlos. Landauer et al. revisaron métodos que </w:t>
        <w:lastRenderedPageBreak/>
        <w:t xml:space="preserve">cuentan eventos en ventanas temporales y señalaron que estas deben ser suficientemente cortas para captar cambios y permitir una detección oportuna, pero suficientemente amplias para evitar series con numerosos intervalos sin eventos {19}.</w:t>
      </w:r>
    </w:p>
    <w:p w14:paraId="0D897A83" w14:textId="28BF4AFC" w:rsidR="00B76EF5" w:rsidRDefault="13E63B53" w:rsidP="1B08AB92">
      <w:pPr>
        <w:spacing w:after="120" w:line="240" w:lineRule="auto"/>
        <w:ind w:firstLine="28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highlight w:val="darkCyan"/>
        </w:rPr>
        <w:t xml:space="preserve">La utilidad operativa de la detección también depende de que sus resultados puedan traducirse en acciones sobre el tráfico. Florea y Craus integraron Snort con un controlador de red definida por software (SDN) para activar medidas de mitigación ante ataques DDoS. En una prueba de inundación TCP SYN el caudal del ataque descendió de 156,33 Mbps a 18,11 Mbps a los 10 segundos y se estabilizó en 3 Mbps a los 50 segundos {20}. Rabed et al. propusieron otro mecanismo que valida las solicitudes de conexión TCP e instala reglas de bloqueo en el switch conectado a la Fuente identificada como maliciosa. En sus pruebas de ataques SYN flood redujeron hasta un 39% el tiempo medio de respuesta de las solicitudes HTTP legítimas {21}. Ambos estudios conectan la detección con medidas de mitigación y evalúan sus efectos sobre el tráfico de ataque o el servicio ofrecido a usuarios legítimos.</w:t>
      </w:r>
    </w:p>
    <w:p w14:paraId="573269CC" w14:textId="3389B047" w:rsidR="00B76EF5" w:rsidRDefault="13E63B53" w:rsidP="1B08AB92">
      <w:pPr>
        <w:spacing w:after="120" w:line="240" w:lineRule="auto"/>
        <w:ind w:firstLine="28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s-PE"/>
        </w:rPr>
        <w:t xml:space="preserve">La respuesta automática requiere establecer cuándo intervenir sobre el tráfico y si corresponde limitarlo o bloquearlo. Zhang Xu propuso un mecanismo de defensa ante ataques DDoS en la nube que activa medidas únicamente cuando la probabilidad de ataque supera 0,5 en dos ventanas consecutivas. La intervención comienza con la limitación del tráfico y puede avanzar al bloqueo temporal de direcciones IP según la gravedad del evento, buscando evitar interrupciones por una clasificación aislada {22}. Ma et al. Incorporaron un umbral adaptativo para detectar ataques de denegación de servicio de baja tasa, reduciendo los falsos positivos del 4,8% al 0,3% y aumentando el F1 de 0,976 a 0,985 respecto al umbral fijo. Su mecanismo también acumula evidencias de distintas observaciones para confirmar las fuentes sospechosas antes de instalar reglas de bloqueo {23}. Ambos estudios incorporan criterios de confirmación antes de intervenir, con el propósito de reducir bloqueos innecesarios del tráfico legítimo.</w:t>
      </w:r>
    </w:p>
    <w:p w14:paraId="3BEFD5E6" w14:textId="712E6710" w:rsidR="00B76EF5" w:rsidRDefault="00350D7E" w:rsidP="1B08AB92">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La evaluación de sistemas de detección y respuesta debe considerar cuánto tiempo transcurre desde el inicio del ataque hasta su identificación y la aplicación de una medida de mitigación. Puccetti y Ceccarelli compararon detectores ante ataques DoS sobre MQTT y reportaron una latencia media de detección de 6,49 s para XGBoost, frente a 7,78s de ExtraTreeClassifier {24}. Por su parte, Bhattacharya et al. combinaron estadísticas de flujo y registros del controlador con un análisis de entropía y divergencia de Kullback-Leibler en una arquitectura SDN. Ante ataques TCP SYN flood, su propuesta redujo el tiempo medio desde la llegada del primer paquete malicioso hasta la instalación de la regla de mitigación de 350 a 210 ms, y la tasa de falsos positivos del 5,8% al 1,5% frente a un detector basado únicamente en un umbral de entropía {25}. Estos trabajos destacan la importancia de precisar qué etapas comprende el tiempo reportado y evaluar la rapidez de la intervención junto con el riesgo de afectar el tráfico legítimo</w:t>
      </w:r>
      <w:r>
        <w:rPr>
          <w:rFonts w:ascii="Times New Roman" w:eastAsia="Times New Roman" w:hAnsi="Times New Roman" w:cs="Times New Roman"/>
          <w:color w:val="000000" w:themeColor="text1"/>
          <w:highlight w:val="darkCyan"/>
          <w:lang w:val="es-PE"/>
        </w:rPr>
        <w:t>.</w:t>
      </w:r>
    </w:p>
    <w:p w14:paraId="62A3DD28" w14:textId="6F6E229A" w:rsidR="003D03C6" w:rsidRDefault="003D03C6" w:rsidP="003D03C6">
      <w:pPr>
        <w:spacing w:after="120" w:line="240" w:lineRule="auto"/>
        <w:jc w:val="both"/>
        <w:rPr>
          <w:rFonts w:ascii="Times New Roman" w:eastAsia="Times New Roman" w:hAnsi="Times New Roman" w:cs="Times New Roman"/>
          <w:b/>
          <w:bCs/>
          <w:color w:val="000000" w:themeColor="text1"/>
          <w:sz w:val="24"/>
          <w:szCs w:val="24"/>
          <w:lang w:val="es-PE"/>
        </w:rPr>
      </w:pPr>
      <w:r>
        <w:rPr>
          <w:rFonts w:ascii="Times New Roman" w:eastAsia="Times New Roman" w:hAnsi="Times New Roman" w:cs="Times New Roman"/>
          <w:b/>
          <w:bCs/>
          <w:color w:val="000000" w:themeColor="text1"/>
          <w:sz w:val="24"/>
          <w:szCs w:val="24"/>
          <w:lang w:val="es-PE"/>
        </w:rPr>
        <w:t>3. Methodology</w:t>
      </w:r>
    </w:p>
    <w:p w14:paraId="31ACF4D4" w14:textId="77777777" w:rsidR="0020229B" w:rsidRDefault="004077B3" w:rsidP="0020229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 metodología comprende el diseño, la implementación y la evaluación de CyberFlow, un sistema de detección de anomalías de red y respuesta graduada. El sistema observa el tráfico mediante un espejo SPAN y combina Isolation Forest con reglas heurísticas para generar señales de detección. Estas señales se traducen en decisiones de permitir, limitar o bloquear.</w:t>
      </w:r>
    </w:p>
    <w:p w14:paraId="54093CC9" w14:textId="77777777" w:rsidR="0020229B" w:rsidRDefault="0020229B" w:rsidP="0020229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El procedimiento se organiza en seis componentes: diseño del estudio y alcance experimental; arquitectura del sistema y entorno de red; desarrollo del detector híbrido; política de decisión y respuesta graduada; despliegue, monitoreo y actualización del detector; y protocolo de evaluación y validación del sistema. El desarrollo del detector comprende siete fases, desde la recolección de datos hasta la evaluación y el congelado de sus artefactos. Asimismo, se describe el procedimiento de replicabilidad y reentrenamiento con nuevos datos de referencia, cuya promoción requiere evaluar el modelo candidato y contar con aprobación humana. La Figura 1 presenta la organización general de la metodología y la relación entre sus componentes.</w:t>
      </w:r>
    </w:p>
    <w:p w14:paraId="13758A31" w14:textId="0CAB6FE3" w:rsidR="0020229B" w:rsidRDefault="00B525E8" w:rsidP="0020229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{Figura 1. Metodología general del sistema propuesto}</w:t>
      </w:r>
    </w:p>
    <w:p w14:paraId="235BDFFC" w14:textId="461A301F" w:rsidR="008241BC" w:rsidRPr="008241BC" w:rsidRDefault="008241BC" w:rsidP="008241BC">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3.1 Diseño del estudio y alcance experimental</w:t>
      </w:r>
    </w:p>
    <w:p w14:paraId="41619462" w14:textId="152FE05A" w:rsidR="00B525E8" w:rsidRDefault="00161953" w:rsidP="0020229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El estudio adopta un enfoque cuantitativo y aplicado, orientado al desarrollo y la evaluación de un sistema de detección de anomalías con respuesta graduada. Las pruebas se realizan en una red experimental segmentada, con tráfico legítimo generado mediante seis perfiles de uso y ataques controlados ejecutados en periodos identificados. Esta organización permite relacionar el tráfico observado con las señales del detector y las acciones de respuesta.</w:t>
      </w:r>
    </w:p>
    <w:p w14:paraId="33833B92" w14:textId="690724D9" w:rsidR="005D3C32" w:rsidRDefault="005D3C32" w:rsidP="0020229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lastRenderedPageBreak/>
        <w:t xml:space="preserve">La evaluación considera el desempeño del detector y el funcionamiento del sistema integrado durante su operación. Se examinan la identificación de tráfico normal y anómalo, los falsos positivos, el aporte del modelo y los heurísticos. Asimismo, se verifican la aplicación y reversión de las medidas de respuesta, los tiempos de detección y actuación y la afectación del tráfico legítimo. El alcance se limita a las condiciones de red, los perfiles y los escenarios ensayados, por lo que los resultados no establecen por sí solos su desempeño en otras redes.</w:t>
      </w:r>
    </w:p>
    <w:p>
      <w:pPr>
        <w:spacing w:after="120" w:line="240" w:lineRule="auto"/>
        <w:ind w:firstLine="288"/>
        <w:jc w:val="both"/>
        <w:rPr>
          <w:ins w:id="9019" w:author="Claude" w:date="2026-10-23T12:00:00Z"/>
          <w:rFonts w:ascii="Times New Roman" w:eastAsia="Times New Roman" w:hAnsi="Times New Roman" w:cs="Times New Roman"/>
          <w:color w:val="000000" w:themeColor="text1"/>
          <w:lang w:val="es-PE"/>
        </w:rPr>
      </w:pPr>
      <w:ins w:id="9018" w:author="Claude" w:date="2026-10-23T12:00:00Z">
        <w:r>
          <w:rPr>
            <w:rFonts w:ascii="Times New Roman" w:eastAsia="Times New Roman" w:hAnsi="Times New Roman" w:cs="Times New Roman"/>
            <w:color w:val="000000" w:themeColor="text1"/>
            <w:lang w:val="es-PE"/>
          </w:rPr>
          <w:t xml:space="preserve">El alcance técnico se delimita de la siguiente forma. El sistema procesa tráfico IPv4; el tráfico IPv6 queda fuera del estudio y su incorporación exigiría una nueva línea base y una recalibración del umbral. El modelo puntúa 28 de las 31 características extraídas, correspondientes a las capas L3, L4 y L7; las de capa L2 se registran, pero no intervienen en la puntuación. La observación cubre únicamente el tráfico que atraviesa los enlaces troncales de pfSense, incluido el tramo hacia el exterior, y las observaciones se generan solo para direcciones internas del rango 10.10.0.0/16: una dirección externa puede aparecer como destino, pero no se modela como entidad.</w:t>
        </w:r>
      </w:ins>
    </w:p>
    <w:p w14:paraId="61700E9F" w14:textId="3D010387" w:rsidR="00082B23" w:rsidRPr="00082B23" w:rsidRDefault="00082B23" w:rsidP="00082B23">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 xml:space="preserve">3.2 Arquitectura del sistema y entorno de red</w:t>
      </w:r>
    </w:p>
    <w:p w14:paraId="19FAE41D" w14:textId="6E559207" w:rsidR="00082B23" w:rsidRDefault="006B032A" w:rsidP="0020229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El entorno experimental integra máquinas virtuales conectadas a un conmutador físico, denominado CORE-STACK, y segmentos separados mediante VLAN. Los clientes y la estación atacante Kali Linux se ubican en la VLAN 20; el servidor protegido, en la VLAN 30 o zona desmilitarizada (DMZ); y la interfaz de gestión del sensor, en la VLAN 60. El enrutamiento entre segmentos corresponde a </w:t>
      </w:r>
      <w:del w:id="9020" w:author="Claude" w:date="2026-10-23T12:00:00Z">
        <w:r>
          <w:rPr>
            <w:rFonts w:ascii="Times New Roman" w:eastAsia="Times New Roman" w:hAnsi="Times New Roman" w:cs="Times New Roman"/>
            <w:color w:val="000000" w:themeColor="text1"/>
            <w:lang w:val="es-PE"/>
          </w:rPr>
          <w:delText xml:space="preserve">dos cortafuegos pfSense</w:delText>
        </w:r>
      </w:del>
      <w:ins w:id="9021" w:author="Claude" w:date="2026-10-23T12:00:00Z">
        <w:r>
          <w:rPr>
            <w:rFonts w:ascii="Times New Roman" w:eastAsia="Times New Roman" w:hAnsi="Times New Roman" w:cs="Times New Roman"/>
            <w:color w:val="000000" w:themeColor="text1"/>
            <w:lang w:val="es-PE"/>
          </w:rPr>
          <w:t xml:space="preserve">dos routers pfSense</w:t>
        </w:r>
      </w:ins>
      <w:r>
        <w:rPr>
          <w:rFonts w:ascii="Times New Roman" w:eastAsia="Times New Roman" w:hAnsi="Times New Roman" w:cs="Times New Roman"/>
          <w:color w:val="000000" w:themeColor="text1"/>
          <w:lang w:val="es-PE"/>
        </w:rPr>
        <w:t xml:space="preserve"> configurados con una dirección virtual compartida mediante CARP. La Figura 2 muestra la topología y distingue el recorrido del tráfico, su captura y la distribución de las decisiones de respuesta.</w:t>
      </w:r>
    </w:p>
    <w:p w14:paraId="23AD72E5" w14:textId="797949E7" w:rsidR="00684BF7" w:rsidRDefault="00684BF7" w:rsidP="0020229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{Figura 2. Arquitectura del sistema y topología del entorno experimental}</w:t>
      </w:r>
    </w:p>
    <w:p w14:paraId="6F9DA63F" w14:textId="29B02F8B" w:rsidR="00684BF7" w:rsidRDefault="009E0D5F" w:rsidP="0020229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 observación se realiza mediante una sesión SPAN que replica ambos sentidos de los enlaces troncales de pfSense hacia el sensor. Este dispone de dos interfaces: ens37, sin dirección IP y en modo promiscuo, recibe el tráfico espejado; y ens34, con dirección 10.10.60.11, permite la administración y comunicación de los servicios. Sobre la misma interfaz de captura operan tcpdump, que almacena paquetes en formato PCAP, y Suricata, que genera eventos de aplicación en eve.json. Ambas fuentes alimentan la extracción de características del detector.</w:t>
      </w:r>
    </w:p>
    <w:p w14:paraId="426F84A3" w14:textId="77777777" w:rsidR="003A09B4" w:rsidRDefault="005B4987" w:rsidP="003A09B4">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El sensor ejecuta el motor de detección y publica las decisiones mediante un feed firmado digitalmente. El bastión VM-GESTION actúa como intermediario para distribuirlo hacia el host protegido, donde un agente verifica la firma y aplica las medidas mediante nftables. Esta separación permite observar el tráfico de forma pasiva y ejecutar la respuesta en el equipo de destino. El panel web proporciona acceso de solo lectura al estado y los registros del sistema. La Tabla 1 resume los componentes del entorno.</w:t>
        <w:br/>
      </w:r>
    </w:p>
    <w:p w14:paraId="78865B24" w14:textId="77777777" w:rsidR="00FA3734" w:rsidRDefault="00FA3734" w:rsidP="003A09B4">
      <w:pPr>
        <w:spacing w:after="120" w:line="240" w:lineRule="auto"/>
        <w:ind w:firstLine="288"/>
        <w:jc w:val="center"/>
        <w:rPr>
          <w:rFonts w:ascii="Times New Roman" w:eastAsia="Times New Roman" w:hAnsi="Times New Roman" w:cs="Times New Roman"/>
          <w:color w:val="000000" w:themeColor="text1"/>
          <w:sz w:val="20"/>
          <w:szCs w:val="20"/>
          <w:lang w:val="es-PE"/>
        </w:rPr>
        <w:sectPr w:rsidR="00FA3734" w:rsidSect="00034616">
          <w:type w:val="continuous"/>
          <w:pgSz w:w="11909" w:h="16834"/>
          <w:pgMar w:top="1440" w:right="1080" w:bottom="1440" w:left="1080" w:header="720" w:footer="720" w:gutter="0"/>
          <w:cols w:num="2" w:space="432"/>
          <w:docGrid w:linePitch="360"/>
        </w:sectPr>
      </w:pPr>
    </w:p>
    <w:p w14:paraId="55C83F8B" w14:textId="12E34D18" w:rsidR="002B3BD2" w:rsidRPr="00F00587" w:rsidRDefault="003A09B4" w:rsidP="00210B78">
      <w:pPr>
        <w:keepNext/>
        <w:spacing w:before="120" w:after="0" w:line="240" w:lineRule="auto"/>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Table 1. Componentes, segmentos y funciones del entorno</w:t>
      </w:r>
    </w:p>
    <w:tbl>
      <w:tblPr>
        <w:tblStyle w:val="Tablaconcuadrcula"/>
        <w:tblW w:w="0" w:type="auto"/>
        <w:tblInd w:w="38" w:type="dxa"/>
        <w:tblLayout w:type="fixed"/>
        <w:tblLook w:val="04A0" w:firstRow="1" w:lastRow="0" w:firstColumn="1" w:lastColumn="0" w:noHBand="0" w:noVBand="1"/>
      </w:tblPr>
      <w:tblGrid>
        <w:gridCol w:w="1771"/>
        <w:gridCol w:w="1843"/>
        <w:gridCol w:w="1843"/>
        <w:gridCol w:w="4394"/>
      </w:tblGrid>
      <w:tr w:rsidR="003A09B4" w:rsidRPr="00F00587" w14:paraId="09863B38" w14:textId="77777777" w:rsidTr="00210B78">
        <w:trPr>
          <w:trHeight w:val="580"/>
        </w:trPr>
        <w:tc>
          <w:tcPr>
            <w:tcW w:w="1771" w:type="dxa"/>
            <w:vAlign w:val="center"/>
          </w:tcPr>
          <w:p w14:paraId="622AC9A8" w14:textId="223CC238" w:rsidR="003A09B4" w:rsidRPr="000B6018" w:rsidRDefault="00F00587" w:rsidP="00210B78">
            <w:pPr>
              <w:jc w:val="center"/>
              <w:rPr>
                <w:rFonts w:ascii="Times New Roman" w:eastAsia="Times New Roman" w:hAnsi="Times New Roman" w:cs="Times New Roman"/>
                <w:b/>
                <w:bCs/>
                <w:color w:val="000000" w:themeColor="text1"/>
                <w:sz w:val="20"/>
                <w:szCs w:val="20"/>
                <w:lang w:val="es-PE"/>
              </w:rPr>
            </w:pPr>
            <w:r>
              <w:rPr>
                <w:rFonts w:ascii="Times New Roman" w:eastAsia="Times New Roman" w:hAnsi="Times New Roman" w:cs="Times New Roman"/>
                <w:b/>
                <w:bCs/>
                <w:color w:val="000000" w:themeColor="text1"/>
                <w:sz w:val="20"/>
                <w:szCs w:val="20"/>
                <w:lang w:val="es-PE"/>
              </w:rPr>
              <w:t>Componente</w:t>
            </w:r>
          </w:p>
        </w:tc>
        <w:tc>
          <w:tcPr>
            <w:tcW w:w="1843" w:type="dxa"/>
            <w:vAlign w:val="center"/>
          </w:tcPr>
          <w:p w14:paraId="1E872DF7" w14:textId="44F3CCF3" w:rsidR="003A09B4" w:rsidRPr="000B6018" w:rsidRDefault="00F00587" w:rsidP="00210B78">
            <w:pPr>
              <w:jc w:val="center"/>
              <w:rPr>
                <w:rFonts w:ascii="Times New Roman" w:eastAsia="Times New Roman" w:hAnsi="Times New Roman" w:cs="Times New Roman"/>
                <w:b/>
                <w:bCs/>
                <w:color w:val="000000" w:themeColor="text1"/>
                <w:sz w:val="20"/>
                <w:szCs w:val="20"/>
                <w:lang w:val="es-PE"/>
              </w:rPr>
            </w:pPr>
            <w:r>
              <w:rPr>
                <w:rFonts w:ascii="Times New Roman" w:eastAsia="Times New Roman" w:hAnsi="Times New Roman" w:cs="Times New Roman"/>
                <w:b/>
                <w:bCs/>
                <w:color w:val="000000" w:themeColor="text1"/>
                <w:sz w:val="20"/>
                <w:szCs w:val="20"/>
                <w:lang w:val="es-PE"/>
              </w:rPr>
              <w:t>Dirección o Identificación</w:t>
            </w:r>
          </w:p>
        </w:tc>
        <w:tc>
          <w:tcPr>
            <w:tcW w:w="1843" w:type="dxa"/>
            <w:vAlign w:val="center"/>
          </w:tcPr>
          <w:p w14:paraId="42FB20D7" w14:textId="2E9307C3" w:rsidR="003A09B4" w:rsidRPr="000B6018" w:rsidRDefault="00F00587" w:rsidP="00210B78">
            <w:pPr>
              <w:jc w:val="center"/>
              <w:rPr>
                <w:rFonts w:ascii="Times New Roman" w:eastAsia="Times New Roman" w:hAnsi="Times New Roman" w:cs="Times New Roman"/>
                <w:b/>
                <w:bCs/>
                <w:color w:val="000000" w:themeColor="text1"/>
                <w:sz w:val="20"/>
                <w:szCs w:val="20"/>
                <w:lang w:val="es-PE"/>
              </w:rPr>
            </w:pPr>
            <w:r>
              <w:rPr>
                <w:rFonts w:ascii="Times New Roman" w:eastAsia="Times New Roman" w:hAnsi="Times New Roman" w:cs="Times New Roman"/>
                <w:b/>
                <w:bCs/>
                <w:color w:val="000000" w:themeColor="text1"/>
                <w:sz w:val="20"/>
                <w:szCs w:val="20"/>
                <w:lang w:val="es-PE"/>
              </w:rPr>
              <w:t>Segmento</w:t>
            </w:r>
          </w:p>
        </w:tc>
        <w:tc>
          <w:tcPr>
            <w:tcW w:w="4394" w:type="dxa"/>
            <w:vAlign w:val="center"/>
          </w:tcPr>
          <w:p w14:paraId="3727B637" w14:textId="49CA283E" w:rsidR="003A09B4" w:rsidRPr="000B6018" w:rsidRDefault="00F00587" w:rsidP="00210B78">
            <w:pPr>
              <w:jc w:val="center"/>
              <w:rPr>
                <w:rFonts w:ascii="Times New Roman" w:eastAsia="Times New Roman" w:hAnsi="Times New Roman" w:cs="Times New Roman"/>
                <w:b/>
                <w:bCs/>
                <w:color w:val="000000" w:themeColor="text1"/>
                <w:sz w:val="20"/>
                <w:szCs w:val="20"/>
                <w:lang w:val="es-PE"/>
              </w:rPr>
            </w:pPr>
            <w:r>
              <w:rPr>
                <w:rFonts w:ascii="Times New Roman" w:eastAsia="Times New Roman" w:hAnsi="Times New Roman" w:cs="Times New Roman"/>
                <w:b/>
                <w:bCs/>
                <w:color w:val="000000" w:themeColor="text1"/>
                <w:sz w:val="20"/>
                <w:szCs w:val="20"/>
                <w:lang w:val="es-PE"/>
              </w:rPr>
              <w:t>Función</w:t>
            </w:r>
          </w:p>
        </w:tc>
      </w:tr>
      <w:tr w:rsidR="003A09B4" w:rsidRPr="00F00587" w14:paraId="6FE73B92" w14:textId="77777777" w:rsidTr="00210B78">
        <w:trPr>
          <w:trHeight w:val="580"/>
        </w:trPr>
        <w:tc>
          <w:tcPr>
            <w:tcW w:w="1771" w:type="dxa"/>
            <w:vAlign w:val="center"/>
          </w:tcPr>
          <w:p w14:paraId="7D9A81A5" w14:textId="69D5FF45" w:rsidR="003A09B4" w:rsidRPr="00F00587" w:rsidRDefault="00F00587"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Conmutador físico</w:t>
            </w:r>
          </w:p>
        </w:tc>
        <w:tc>
          <w:tcPr>
            <w:tcW w:w="1843" w:type="dxa"/>
            <w:vAlign w:val="center"/>
          </w:tcPr>
          <w:p w14:paraId="2B6CA0E3" w14:textId="100EE573"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CORE-STACK</w:t>
            </w:r>
          </w:p>
        </w:tc>
        <w:tc>
          <w:tcPr>
            <w:tcW w:w="1843" w:type="dxa"/>
            <w:vAlign w:val="center"/>
          </w:tcPr>
          <w:p w14:paraId="0164E761" w14:textId="7506A8A0" w:rsidR="003A09B4" w:rsidRPr="00F00587" w:rsidRDefault="0034680F"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Troncales VLAN</w:t>
            </w:r>
          </w:p>
        </w:tc>
        <w:tc>
          <w:tcPr>
            <w:tcW w:w="4394" w:type="dxa"/>
            <w:vAlign w:val="center"/>
          </w:tcPr>
          <w:p w14:paraId="170D2F96" w14:textId="621EABB9" w:rsidR="003A09B4" w:rsidRPr="00F00587" w:rsidRDefault="00773389"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 xml:space="preserve">Conectar los segmentos y replicar el tráfico mediante SPAN</w:t>
            </w:r>
          </w:p>
        </w:tc>
      </w:tr>
      <w:tr w:rsidR="003A09B4" w:rsidRPr="00F00587" w14:paraId="490DB494" w14:textId="77777777" w:rsidTr="008A488B">
        <w:tc>
          <w:tcPr>
            <w:tcW w:w="1771" w:type="dxa"/>
            <w:vAlign w:val="center"/>
          </w:tcPr>
          <w:p w14:paraId="14E55095" w14:textId="241CF440" w:rsidR="003A09B4" w:rsidRPr="00F00587" w:rsidRDefault="00F00587" w:rsidP="00B42375">
            <w:pPr>
              <w:spacing w:after="120"/>
              <w:jc w:val="center"/>
              <w:rPr>
                <w:rFonts w:ascii="Times New Roman" w:eastAsia="Times New Roman" w:hAnsi="Times New Roman" w:cs="Times New Roman"/>
                <w:color w:val="000000" w:themeColor="text1"/>
                <w:sz w:val="20"/>
                <w:szCs w:val="20"/>
                <w:lang w:val="es-PE"/>
              </w:rPr>
            </w:pPr>
            <w:del w:id="9022" w:author="Claude" w:date="2026-10-23T12:00:00Z">
              <w:r>
                <w:rPr>
                  <w:rFonts w:ascii="Times New Roman" w:eastAsia="Times New Roman" w:hAnsi="Times New Roman" w:cs="Times New Roman"/>
                  <w:color w:val="000000" w:themeColor="text1"/>
                  <w:sz w:val="20"/>
                  <w:szCs w:val="20"/>
                  <w:lang w:val="es-PE"/>
                </w:rPr>
                <w:delText xml:space="preserve">Firewall</w:delText>
              </w:r>
            </w:del>
            <w:ins w:id="9023" w:author="Claude" w:date="2026-10-23T12:00:00Z">
              <w:r>
                <w:rPr>
                  <w:rFonts w:ascii="Times New Roman" w:eastAsia="Times New Roman" w:hAnsi="Times New Roman" w:cs="Times New Roman"/>
                  <w:color w:val="000000" w:themeColor="text1"/>
                  <w:sz w:val="20"/>
                  <w:szCs w:val="20"/>
                  <w:lang w:val="es-PE"/>
                </w:rPr>
                <w:t xml:space="preserve">Router</w:t>
              </w:r>
            </w:ins>
          </w:p>
        </w:tc>
        <w:tc>
          <w:tcPr>
            <w:tcW w:w="1843" w:type="dxa"/>
            <w:vAlign w:val="center"/>
          </w:tcPr>
          <w:p w14:paraId="3C511BA7" w14:textId="1DD6AD5C"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pfSense-A y pfSense-B</w:t>
            </w:r>
          </w:p>
        </w:tc>
        <w:tc>
          <w:tcPr>
            <w:tcW w:w="1843" w:type="dxa"/>
            <w:vAlign w:val="center"/>
          </w:tcPr>
          <w:p w14:paraId="0E9EA000" w14:textId="1B2027F4" w:rsidR="003A09B4" w:rsidRPr="00F00587" w:rsidRDefault="0060504F"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Enrutamiento entre VLAN</w:t>
            </w:r>
          </w:p>
        </w:tc>
        <w:tc>
          <w:tcPr>
            <w:tcW w:w="4394" w:type="dxa"/>
            <w:vAlign w:val="center"/>
          </w:tcPr>
          <w:p w14:paraId="766CDAAA" w14:textId="18FAB651" w:rsidR="003A09B4" w:rsidRPr="00F00587" w:rsidRDefault="001538B1"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Aplicar la segmentación y proporcionar las puertas de enlace</w:t>
            </w:r>
          </w:p>
        </w:tc>
      </w:tr>
      <w:tr w:rsidR="003A09B4" w:rsidRPr="00F00587" w14:paraId="73B56C98" w14:textId="77777777" w:rsidTr="008A488B">
        <w:tc>
          <w:tcPr>
            <w:tcW w:w="1771" w:type="dxa"/>
            <w:vAlign w:val="center"/>
          </w:tcPr>
          <w:p w14:paraId="2DD55F51" w14:textId="23A8655F"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Clientes legítimos</w:t>
            </w:r>
          </w:p>
        </w:tc>
        <w:tc>
          <w:tcPr>
            <w:tcW w:w="1843" w:type="dxa"/>
            <w:vAlign w:val="center"/>
          </w:tcPr>
          <w:p w14:paraId="6DB68030" w14:textId="622CF7FD"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 xml:space="preserve">10.10.20.21 - 10.10.20.26</w:t>
            </w:r>
          </w:p>
        </w:tc>
        <w:tc>
          <w:tcPr>
            <w:tcW w:w="1843" w:type="dxa"/>
            <w:vAlign w:val="center"/>
          </w:tcPr>
          <w:p w14:paraId="0D60A282" w14:textId="4F899261" w:rsidR="003A09B4" w:rsidRPr="00F00587" w:rsidRDefault="0060504F"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20</w:t>
            </w:r>
          </w:p>
        </w:tc>
        <w:tc>
          <w:tcPr>
            <w:tcW w:w="4394" w:type="dxa"/>
            <w:vAlign w:val="center"/>
          </w:tcPr>
          <w:p w14:paraId="4F470C73" w14:textId="43BBDC2E" w:rsidR="003A09B4" w:rsidRPr="00F00587" w:rsidRDefault="001538B1"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Generar tráfico correspondiente a seis perfiles de actividad</w:t>
            </w:r>
          </w:p>
        </w:tc>
      </w:tr>
      <w:tr w:rsidR="003A09B4" w:rsidRPr="00F00587" w14:paraId="23B2F9C0" w14:textId="77777777" w:rsidTr="008A488B">
        <w:tc>
          <w:tcPr>
            <w:tcW w:w="1771" w:type="dxa"/>
            <w:vAlign w:val="center"/>
          </w:tcPr>
          <w:p w14:paraId="1213F4BD" w14:textId="3C7C0C1C"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Estación atacante</w:t>
            </w:r>
          </w:p>
        </w:tc>
        <w:tc>
          <w:tcPr>
            <w:tcW w:w="1843" w:type="dxa"/>
            <w:vAlign w:val="center"/>
          </w:tcPr>
          <w:p w14:paraId="22A0B155" w14:textId="289DCC30"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Kali Linux – 10.10.20.30</w:t>
            </w:r>
          </w:p>
        </w:tc>
        <w:tc>
          <w:tcPr>
            <w:tcW w:w="1843" w:type="dxa"/>
            <w:vAlign w:val="center"/>
          </w:tcPr>
          <w:p w14:paraId="09BFC5FA" w14:textId="3D76AD2D" w:rsidR="003A09B4" w:rsidRPr="00F00587" w:rsidRDefault="0060504F"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20</w:t>
            </w:r>
          </w:p>
        </w:tc>
        <w:tc>
          <w:tcPr>
            <w:tcW w:w="4394" w:type="dxa"/>
            <w:vAlign w:val="center"/>
          </w:tcPr>
          <w:p w14:paraId="1D1AAEDC" w14:textId="518DB093" w:rsidR="003A09B4" w:rsidRPr="00F00587" w:rsidRDefault="004B6E65"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Ejecutar las pruebas de ataque controladas</w:t>
            </w:r>
          </w:p>
        </w:tc>
      </w:tr>
      <w:tr w:rsidR="003A09B4" w:rsidRPr="00F00587" w14:paraId="4AA47907" w14:textId="77777777" w:rsidTr="008A488B">
        <w:tc>
          <w:tcPr>
            <w:tcW w:w="1771" w:type="dxa"/>
            <w:vAlign w:val="center"/>
          </w:tcPr>
          <w:p w14:paraId="24240DB3" w14:textId="2B8A474E"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Servidor protegido</w:t>
            </w:r>
          </w:p>
        </w:tc>
        <w:tc>
          <w:tcPr>
            <w:tcW w:w="1843" w:type="dxa"/>
            <w:vAlign w:val="center"/>
          </w:tcPr>
          <w:p w14:paraId="162E426E" w14:textId="4C155D3C"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 xml:space="preserve">srv-dmz – 10.10.30.10</w:t>
            </w:r>
          </w:p>
        </w:tc>
        <w:tc>
          <w:tcPr>
            <w:tcW w:w="1843" w:type="dxa"/>
            <w:vAlign w:val="center"/>
          </w:tcPr>
          <w:p w14:paraId="07B7247F" w14:textId="688AF051" w:rsidR="003A09B4" w:rsidRPr="00F00587" w:rsidRDefault="0060504F"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30</w:t>
            </w:r>
          </w:p>
        </w:tc>
        <w:tc>
          <w:tcPr>
            <w:tcW w:w="4394" w:type="dxa"/>
            <w:vAlign w:val="center"/>
          </w:tcPr>
          <w:p w14:paraId="17FFC7E6" w14:textId="18B0CBF8" w:rsidR="003A09B4" w:rsidRPr="00F00587" w:rsidRDefault="004D5F34"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Alojar los servicios objetivo y palicar las acciones del agente</w:t>
            </w:r>
          </w:p>
        </w:tc>
      </w:tr>
      <w:tr w:rsidR="003A09B4" w:rsidRPr="00F00587" w14:paraId="4FB58EBE" w14:textId="77777777" w:rsidTr="008A488B">
        <w:tc>
          <w:tcPr>
            <w:tcW w:w="1771" w:type="dxa"/>
            <w:vAlign w:val="center"/>
          </w:tcPr>
          <w:p w14:paraId="22C3DD68" w14:textId="5A7D0883"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Sensor</w:t>
            </w:r>
          </w:p>
        </w:tc>
        <w:tc>
          <w:tcPr>
            <w:tcW w:w="1843" w:type="dxa"/>
            <w:vAlign w:val="center"/>
          </w:tcPr>
          <w:p w14:paraId="4F11ACC8" w14:textId="64670180" w:rsidR="003A09B4" w:rsidRPr="00F00587" w:rsidRDefault="004C6092"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Cyberflow-sensor 10.10.60.11</w:t>
            </w:r>
          </w:p>
        </w:tc>
        <w:tc>
          <w:tcPr>
            <w:tcW w:w="1843" w:type="dxa"/>
            <w:vAlign w:val="center"/>
          </w:tcPr>
          <w:p w14:paraId="741E51DD" w14:textId="243BC119" w:rsidR="003A09B4" w:rsidRPr="00F00587" w:rsidRDefault="001361F4"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60; captura por interfaz sin IP</w:t>
            </w:r>
          </w:p>
        </w:tc>
        <w:tc>
          <w:tcPr>
            <w:tcW w:w="4394" w:type="dxa"/>
            <w:vAlign w:val="center"/>
          </w:tcPr>
          <w:p w14:paraId="4A3789FD" w14:textId="19A637A1" w:rsidR="003A09B4" w:rsidRPr="00F00587" w:rsidRDefault="004D5F34"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 xml:space="preserve">Capturar tráfico, extraer características, ejecutar el detector y publicar el feed</w:t>
            </w:r>
          </w:p>
        </w:tc>
      </w:tr>
      <w:tr w:rsidR="003A09B4" w:rsidRPr="00F00587" w14:paraId="4EBFEFB7" w14:textId="77777777" w:rsidTr="008A488B">
        <w:tc>
          <w:tcPr>
            <w:tcW w:w="1771" w:type="dxa"/>
            <w:vAlign w:val="center"/>
          </w:tcPr>
          <w:p w14:paraId="0331F514" w14:textId="76A42A57"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Bastión</w:t>
            </w:r>
          </w:p>
        </w:tc>
        <w:tc>
          <w:tcPr>
            <w:tcW w:w="1843" w:type="dxa"/>
            <w:vAlign w:val="center"/>
          </w:tcPr>
          <w:p w14:paraId="2E93C2E1" w14:textId="16093DE1" w:rsidR="003A09B4" w:rsidRPr="00F00587" w:rsidRDefault="004C6092"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VM-GESTION – 10.10.10.30</w:t>
            </w:r>
          </w:p>
        </w:tc>
        <w:tc>
          <w:tcPr>
            <w:tcW w:w="1843" w:type="dxa"/>
            <w:vAlign w:val="center"/>
          </w:tcPr>
          <w:p w14:paraId="75A7F792" w14:textId="1E70D969" w:rsidR="003A09B4" w:rsidRPr="00F00587" w:rsidRDefault="001361F4"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10</w:t>
            </w:r>
          </w:p>
        </w:tc>
        <w:tc>
          <w:tcPr>
            <w:tcW w:w="4394" w:type="dxa"/>
            <w:vAlign w:val="center"/>
          </w:tcPr>
          <w:p w14:paraId="47D197F8" w14:textId="7E8A45D7" w:rsidR="003A09B4" w:rsidRPr="00F00587" w:rsidRDefault="00082556"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Proporcionar acceso administrativo y retransmitir el feed</w:t>
            </w:r>
          </w:p>
        </w:tc>
      </w:tr>
      <w:tr w:rsidR="003A09B4" w:rsidRPr="00F00587" w14:paraId="3BA1674F" w14:textId="77777777" w:rsidTr="008A488B">
        <w:tc>
          <w:tcPr>
            <w:tcW w:w="1771" w:type="dxa"/>
            <w:vAlign w:val="center"/>
          </w:tcPr>
          <w:p w14:paraId="345C2B87" w14:textId="38C295BA"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Servicio DNS</w:t>
            </w:r>
          </w:p>
        </w:tc>
        <w:tc>
          <w:tcPr>
            <w:tcW w:w="1843" w:type="dxa"/>
            <w:vAlign w:val="center"/>
          </w:tcPr>
          <w:p w14:paraId="4EFEB109" w14:textId="756F7D4B" w:rsidR="003A09B4" w:rsidRPr="00F00587" w:rsidRDefault="004C6092"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10.10.10.20</w:t>
            </w:r>
          </w:p>
        </w:tc>
        <w:tc>
          <w:tcPr>
            <w:tcW w:w="1843" w:type="dxa"/>
            <w:vAlign w:val="center"/>
          </w:tcPr>
          <w:p w14:paraId="1BDA7BB1" w14:textId="700367C1" w:rsidR="003A09B4" w:rsidRPr="00F00587" w:rsidRDefault="001361F4"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10</w:t>
            </w:r>
          </w:p>
        </w:tc>
        <w:tc>
          <w:tcPr>
            <w:tcW w:w="4394" w:type="dxa"/>
            <w:vAlign w:val="center"/>
          </w:tcPr>
          <w:p w14:paraId="27C7EB7A" w14:textId="4B57B367" w:rsidR="003A09B4" w:rsidRPr="00F00587" w:rsidRDefault="00082556"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Resolver consultas de los clientes y recibir los ensayos DNS</w:t>
            </w:r>
          </w:p>
        </w:tc>
      </w:tr>
      <w:tr w:rsidR="003A09B4" w:rsidRPr="00F00587" w14:paraId="4DCB591C" w14:textId="77777777" w:rsidTr="008A488B">
        <w:tc>
          <w:tcPr>
            <w:tcW w:w="1771" w:type="dxa"/>
            <w:vAlign w:val="center"/>
          </w:tcPr>
          <w:p w14:paraId="3A05202F" w14:textId="7971D148" w:rsidR="003A09B4" w:rsidRPr="00F00587" w:rsidRDefault="005E1F4C"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Comparador por firmas</w:t>
            </w:r>
          </w:p>
        </w:tc>
        <w:tc>
          <w:tcPr>
            <w:tcW w:w="1843" w:type="dxa"/>
            <w:vAlign w:val="center"/>
          </w:tcPr>
          <w:p w14:paraId="71B086C9" w14:textId="3FB18721" w:rsidR="003A09B4" w:rsidRPr="00F00587" w:rsidRDefault="004C6092"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VM-SURICATA – 10.10.60.13</w:t>
            </w:r>
          </w:p>
        </w:tc>
        <w:tc>
          <w:tcPr>
            <w:tcW w:w="1843" w:type="dxa"/>
            <w:vAlign w:val="center"/>
          </w:tcPr>
          <w:p w14:paraId="1C2FB373" w14:textId="0DF4B53C" w:rsidR="003A09B4" w:rsidRPr="00F00587" w:rsidRDefault="001361F4"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VLAN 60</w:t>
            </w:r>
          </w:p>
        </w:tc>
        <w:tc>
          <w:tcPr>
            <w:tcW w:w="4394" w:type="dxa"/>
            <w:vAlign w:val="center"/>
          </w:tcPr>
          <w:p w14:paraId="6D0401F1" w14:textId="1E194ACF" w:rsidR="003A09B4" w:rsidRPr="00F00587" w:rsidRDefault="006A049F" w:rsidP="00B42375">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Ejecutar Suricata 7.0.3 con ET Open para la comparación experimental</w:t>
            </w:r>
          </w:p>
        </w:tc>
      </w:tr>
    </w:tbl>
    <w:p w14:paraId="31983955" w14:textId="77777777" w:rsidR="0060382F" w:rsidRDefault="0060382F" w:rsidP="009D5F7A">
      <w:pPr>
        <w:spacing w:after="120" w:line="240" w:lineRule="auto"/>
        <w:jc w:val="both"/>
        <w:rPr>
          <w:rFonts w:ascii="Times New Roman" w:eastAsia="Times New Roman" w:hAnsi="Times New Roman" w:cs="Times New Roman"/>
          <w:color w:val="000000" w:themeColor="text1"/>
          <w:lang w:val="es-PE"/>
        </w:rPr>
      </w:pPr>
    </w:p>
    <w:p w14:paraId="6C67CBE4" w14:textId="77777777" w:rsidR="0009588E" w:rsidRDefault="0009588E" w:rsidP="00A8558F">
      <w:pPr>
        <w:spacing w:after="120" w:line="240" w:lineRule="auto"/>
        <w:jc w:val="both"/>
        <w:rPr>
          <w:rFonts w:ascii="Times New Roman" w:eastAsia="Times New Roman" w:hAnsi="Times New Roman" w:cs="Times New Roman"/>
          <w:color w:val="000000" w:themeColor="text1"/>
          <w:lang w:val="es-PE"/>
        </w:rPr>
        <w:sectPr w:rsidR="0009588E" w:rsidSect="0009588E">
          <w:type w:val="continuous"/>
          <w:pgSz w:w="11909" w:h="16834"/>
          <w:pgMar w:top="1440" w:right="1080" w:bottom="1440" w:left="1080" w:header="720" w:footer="720" w:gutter="0"/>
          <w:cols w:space="432"/>
          <w:docGrid w:linePitch="360"/>
        </w:sectPr>
      </w:pPr>
    </w:p>
    <w:p w14:paraId="1BA81B95" w14:textId="58DE9991" w:rsidR="009D5F7A" w:rsidRDefault="0060382F" w:rsidP="009D5F7A">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lastRenderedPageBreak/>
        <w:t>Suricata desempeña dos funciones diferenciadas: en el sensor genera la telemetría de aplicación consumida por CyberFlow, sin reglas de alerta activas; en la máquina comparadora utiliza reglas ET Open para evaluar la detección por firmas. El procedimiento de comparación se describe en la sección 3.6.</w:t>
      </w:r>
    </w:p>
    <w:p w14:paraId="245D6CC1" w14:textId="53F9F04C" w:rsidR="009D5F7A" w:rsidRPr="00EE58AA" w:rsidRDefault="00EE58AA" w:rsidP="00EE58AA">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 xml:space="preserve">3.3 Desarrollo del detector híbrido</w:t>
      </w:r>
    </w:p>
    <w:p w14:paraId="6C30A539" w14:textId="3A53D707" w:rsidR="00EE58AA" w:rsidRDefault="001C120A" w:rsidP="009D5F7A">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El detector combina un modelo Isolation Forest, ajustado a partir del tráfico de referencia de la red, con reglas heurísticas que identifican patrones específicos de actividad. Su desarrollo comprende siete fases: recolección de datos; preprocesamiento y extracción de características; partición del dataset; escalado y entrenamiento; calibración del umbral; integración de heurísticos; y evaluación y congelado. La Figura 3 presenta este procedimiento y distingue los datos utilizados para entrenar, calibrar y evaluar el detector.</w:t>
      </w:r>
    </w:p>
    <w:p w14:paraId="0DB97519" w14:textId="35BEDB8A" w:rsidR="009D64E6" w:rsidRDefault="009D64E6" w:rsidP="009D5F7A">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{Figura 3. Fases de desarrollo del detector híbrido}</w:t>
      </w:r>
    </w:p>
    <w:p w14:paraId="030906C0" w14:textId="77777777" w:rsidR="00BD7E40" w:rsidRDefault="009D64E6" w:rsidP="0020229B">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 xml:space="preserve">3.3.1 Recolección de datos</w:t>
      </w:r>
    </w:p>
    <w:p w14:paraId="49E15D13" w14:textId="47468CCC" w:rsidR="00BD7E40" w:rsidRDefault="00BD7E40" w:rsidP="00BD7E40">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Los datos se obtienen mediante la captura del tráfico generado en el entorno descrito en la sección 3.2. El tráfico legítimo procede de seis perfiles de actividad: ofimática, con solicitudes web y consultas DNS; navegación, con acceso a recursos HTTP y HTTPS; descargas, con transferencias de mayor tamaño; aplicación, con solicitudes a servicios API; ligero, con comunicaciones de baja frecuencia; y errático, con ráfagas de actividad y periodos de silencio. Cada perfil utiliza una dirección de origen distinta dentro del rango 10.10.20.21–10.10.20.26, lo que permite observar su comportamiento por separado. La generación se realiza mediante programas de cliente y servidor, con selección ponderada de actividades, intervalos de espera aleatorios y variaciones de intensidad según el horario.</w:t>
      </w:r>
    </w:p>
    <w:p w14:paraId="419DCBBC" w14:textId="5C4F7169" w:rsidR="00BD7E40" w:rsidRDefault="00651D8A" w:rsidP="00BD7E40">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Las pruebas de ataque se ejecutan desde Kali Linux y comprenden escaneo de puertos, fuerza bruta HTTP, inundación HTTP y consultas DNS inusuales. Los ensayos registran la dirección de origen, el objetivo y el periodo de ejecución, lo que permite relacionar la actividad generada con las observaciones del sensor. Estas campañas proporcionan datos de ataque para evaluar la detección; sus escenarios y repeticiones se detallan en la sección 3.6.</w:t>
      </w:r>
    </w:p>
    <w:p w14:paraId="34D06770" w14:textId="5468A731" w:rsidR="00BD7E40" w:rsidRDefault="00651D8A"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El espejo SPAN entrega al sensor una copia del tráfico, de la que se obtienen dos fuentes complementarias: archivos PCAP mediante tcpdump y eventos HTTP, DNS y TLS mediante Suricata en eve.json. Ambas fuentes conservan marcas temporales y constituyen las entradas del preprocesamiento y la extracción de características.</w:t>
      </w:r>
    </w:p>
    <w:p w14:paraId="498EA96C" w14:textId="657D5559" w:rsidR="00654A2C" w:rsidRDefault="00654A2C" w:rsidP="00654A2C">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 xml:space="preserve">3.3.2 Preprocesamiento y extracción de características</w:t>
      </w:r>
    </w:p>
    <w:p w14:paraId="66FE9695" w14:textId="04A8DBC1" w:rsidR="00654A2C" w:rsidRDefault="00874656"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Las capturas PCAP y los eventos de aplicación se procesan para construir observaciones numéricas del comportamiento de cada entidad. Se excluyen las direcciones de gestión configuradas fuera del alcance y los protocolos de control CARP y pfsync. Asimismo, se eliminan las copias de paquetes introducidas por el espejo SPAN, identificadas mediante sus campos de protocolo, direcciones, puertos, identificador IP y secuencia, junto con su proximidad temporal. El procedimiento utiliza un intervalo de 5 ms y una diferencia de TTL no mayor que uno, conservando la copia de mayor TTL. Esta operación evita que las copias del espejo incrementen artificialmente los conteos o se interpreten como retransmisiones.</w:t>
      </w:r>
    </w:p>
    <w:p>
      <w:pPr>
        <w:spacing w:after="120" w:line="240" w:lineRule="auto"/>
        <w:ind w:firstLine="288"/>
        <w:jc w:val="both"/>
        <w:rPr>
          <w:ins w:id="9025" w:author="Claude" w:date="2026-10-23T12:00:00Z"/>
          <w:rFonts w:ascii="Times New Roman" w:eastAsia="Times New Roman" w:hAnsi="Times New Roman" w:cs="Times New Roman"/>
          <w:color w:val="000000" w:themeColor="text1"/>
          <w:lang w:val="es-PE"/>
        </w:rPr>
      </w:pPr>
      <w:ins w:id="9024" w:author="Claude" w:date="2026-10-23T12:00:00Z">
        <w:r>
          <w:rPr>
            <w:rFonts w:ascii="Times New Roman" w:eastAsia="Times New Roman" w:hAnsi="Times New Roman" w:cs="Times New Roman"/>
            <w:color w:val="000000" w:themeColor="text1"/>
            <w:lang w:val="es-PE"/>
          </w:rPr>
          <w:t xml:space="preserve">Para verificar que este procedimiento elimina solo copias del espejo, se aplicó la misma función de deduplicación del extractor sobre dos capturas del entorno. En una captura de 17 238 tramas IPv4 se descartaron 3 595 copias (20,9 %); todas presentaban una diferencia de TTL de uno y una separación máxima de 2,18 ms, valores coherentes con el paso del mismo paquete por dos VLAN a través de pfSense. Por ejemplo, un segmento TCP de 60 bytes de 10.10.10.30 hacia el puerto 22 de 10.10.20.30, con el mismo identificador IP y número de secuencia, se observó primero en la VLAN 10 con TTL 64 y 256 µs después en la VLAN 20 con TTL 63. En una segunda captura de 9 466 tramas se descartaron 4 738 (50,1 %), 4 729 con diferencia de TTL de uno y 9 con el mismo TTL. En ambas, los paquetes legítimos parecidos —de la misma comunicación y separados menos de 5 ms, pero con distinto identificador IP o secuencia— se conservaron (39 y 2 213, respectivamente). La deduplicación actúa sobre paquetes y no elimina ventanas por similitud entre observaciones.</w:t>
        </w:r>
      </w:ins>
    </w:p>
    <w:p w14:paraId="7118CB39" w14:textId="042E2E9D" w:rsidR="001C154D" w:rsidRDefault="00B57106" w:rsidP="001C154D">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Los registros se agrupan por IP iniciadora y tiempo, generando una observación cada 10 s. Las características se calculan sobre ventanas retrospectivas de 10, 30 y 60 s, utilizando únicamente la información disponible hasta su cierre. Para una marca temporal (T), la ventana de duración (W) se define como:</w:t>
      </w:r>
    </w:p>
    <w:p w14:paraId="635BD9B3" w14:textId="730C8F40" w:rsidR="00921EA5" w:rsidRDefault="00000000" w:rsidP="00473D86">
      <w:pPr>
        <w:spacing w:before="220" w:after="220" w:line="240" w:lineRule="auto"/>
        <w:ind w:left="289"/>
        <w:rPr>
          <w:rFonts w:ascii="Times New Roman" w:eastAsia="Times New Roman" w:hAnsi="Times New Roman" w:cs="Times New Roman"/>
          <w:color w:val="000000" w:themeColor="text1"/>
          <w:lang w:val="es-PE"/>
        </w:rPr>
      </w:pPr>
      <m:oMathPara>
        <m:oMathParaPr>
          <m:jc m:val="left"/>
        </m:oMathParaP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v</m:t>
              </m:r>
            </m:e>
            <m:sub>
              <m:r>
                <w:rPr>
                  <w:rFonts w:ascii="Cambria Math" w:eastAsia="Times New Roman" w:hAnsi="Cambria Math" w:cs="Times New Roman"/>
                  <w:color w:val="000000" w:themeColor="text1"/>
                  <w:lang w:val="es-PE"/>
                </w:rPr>
                <m:t>W</m:t>
              </m:r>
            </m:sub>
          </m:sSub>
          <m:d>
            <m:dPr>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T</m:t>
              </m:r>
            </m:e>
          </m:d>
          <m:r>
            <w:rPr>
              <w:rFonts w:ascii="Cambria Math" w:eastAsia="Times New Roman" w:hAnsi="Cambria Math" w:cs="Times New Roman"/>
              <w:color w:val="000000" w:themeColor="text1"/>
              <w:lang w:val="es-PE"/>
            </w:rPr>
            <m:t>=</m:t>
          </m:r>
          <m:d>
            <m:dPr>
              <m:begChr m:val="{"/>
              <m:endChr m:val="}"/>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r:T-W&lt;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r</m:t>
                  </m:r>
                </m:sub>
              </m:sSub>
              <m:r>
                <w:rPr>
                  <w:rFonts w:ascii="Cambria Math" w:eastAsia="Times New Roman" w:hAnsi="Cambria Math" w:cs="Times New Roman"/>
                  <w:color w:val="000000" w:themeColor="text1"/>
                  <w:lang w:val="es-PE"/>
                </w:rPr>
                <m:t>≤T</m:t>
              </m:r>
            </m:e>
          </m:d>
          <m:r>
            <w:rPr>
              <w:rFonts w:ascii="Cambria Math" w:eastAsia="Times New Roman" w:hAnsi="Cambria Math" w:cs="Times New Roman"/>
              <w:color w:val="000000" w:themeColor="text1"/>
              <w:lang w:val="es-PE"/>
            </w:rPr>
            <m:t>,</m:t>
          </m:r>
          <m:r>
            <m:rPr>
              <m:sty m:val="p"/>
            </m:rPr>
            <w:rPr>
              <w:rFonts w:ascii="Cambria Math" w:eastAsia="Times New Roman" w:hAnsi="Cambria Math" w:cs="Times New Roman"/>
              <w:color w:val="000000" w:themeColor="text1"/>
              <w:lang w:val="es-PE"/>
            </w:rPr>
            <w:br/>
          </m:r>
        </m:oMath>
      </m:oMathPara>
      <m:oMath>
        <m:r>
          <w:rPr>
            <w:rFonts w:ascii="Cambria Math" w:eastAsia="Times New Roman" w:hAnsi="Cambria Math" w:cs="Times New Roman"/>
            <w:color w:val="000000" w:themeColor="text1"/>
            <w:lang w:val="es-PE"/>
          </w:rPr>
          <m:t>W∈</m:t>
        </m:r>
        <m:d>
          <m:dPr>
            <m:begChr m:val="{"/>
            <m:endChr m:val="}"/>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10, 30, 60</m:t>
            </m:r>
          </m:e>
        </m:d>
        <m:r>
          <w:rPr>
            <w:rFonts w:ascii="Cambria Math" w:eastAsia="Times New Roman" w:hAnsi="Cambria Math" w:cs="Times New Roman"/>
            <w:color w:val="000000" w:themeColor="text1"/>
            <w:lang w:val="es-PE"/>
          </w:rPr>
          <m:t xml:space="preserve"> s </m:t>
        </m:r>
      </m:oMath>
      <w:r>
        <w:rPr>
          <w:rFonts w:ascii="Times New Roman" w:eastAsia="Times New Roman" w:hAnsi="Times New Roman" w:cs="Times New Roman"/>
          <w:color w:val="000000" w:themeColor="text1"/>
          <w:lang w:val="es-PE"/>
        </w:rPr>
        <w:t xml:space="preserve">                                          (1)</w:t>
      </w:r>
    </w:p>
    <w:p w14:paraId="1FA8D9CC" w14:textId="20C71C80" w:rsidR="00181521" w:rsidRDefault="000B3041" w:rsidP="00921EA5">
      <w:pPr>
        <w:spacing w:after="120" w:line="240" w:lineRule="auto"/>
        <w:ind w:firstLine="288"/>
        <w:jc w:val="both"/>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lang w:val="es-PE"/>
        </w:rPr>
        <w:t xml:space="preserve">Donde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v</m:t>
            </m:r>
          </m:e>
          <m:sub>
            <m:r>
              <w:rPr>
                <w:rFonts w:ascii="Cambria Math" w:eastAsia="Times New Roman" w:hAnsi="Cambria Math" w:cs="Times New Roman"/>
                <w:color w:val="000000" w:themeColor="text1"/>
                <w:lang w:val="es-PE"/>
              </w:rPr>
              <m:t>W</m:t>
            </m:r>
          </m:sub>
        </m:sSub>
        <m:r>
          <w:rPr>
            <w:rFonts w:ascii="Cambria Math" w:eastAsia="Times New Roman" w:hAnsi="Cambria Math" w:cs="Times New Roman"/>
            <w:color w:val="000000" w:themeColor="text1"/>
            <w:lang w:val="es-PE"/>
          </w:rPr>
          <m:t>(T)</m:t>
        </m:r>
      </m:oMath>
      <w:r>
        <w:rPr>
          <w:rFonts w:ascii="Times New Roman" w:eastAsia="Times New Roman" w:hAnsi="Times New Roman" w:cs="Times New Roman"/>
          <w:color w:val="000000" w:themeColor="text1"/>
          <w:lang w:val="es-PE"/>
        </w:rPr>
        <w:t xml:space="preserve"> es el conjunto de paquetes o eventos de una entidad incluidos en la ventana; </w:t>
      </w:r>
      <m:oMath>
        <m:r>
          <w:rPr>
            <w:rFonts w:ascii="Cambria Math" w:eastAsia="Times New Roman" w:hAnsi="Cambria Math" w:cs="Times New Roman"/>
            <w:color w:val="000000" w:themeColor="text1"/>
            <w:lang w:val="es-PE"/>
          </w:rPr>
          <m:t>(T)</m:t>
        </m:r>
      </m:oMath>
      <w:r>
        <w:rPr>
          <w:rFonts w:ascii="Times New Roman" w:eastAsia="Times New Roman" w:hAnsi="Times New Roman" w:cs="Times New Roman"/>
          <w:color w:val="000000" w:themeColor="text1"/>
          <w:lang w:val="es-PE"/>
        </w:rPr>
        <w:t xml:space="preserve"> es el instante de cierre; </w:t>
      </w:r>
      <m:oMath>
        <m:r>
          <w:rPr>
            <w:rFonts w:ascii="Cambria Math" w:eastAsia="Times New Roman" w:hAnsi="Cambria Math" w:cs="Times New Roman"/>
            <w:color w:val="000000" w:themeColor="text1"/>
            <w:lang w:val="es-PE"/>
          </w:rPr>
          <m:t>(W)</m:t>
        </m:r>
      </m:oMath>
      <w:r>
        <w:rPr>
          <w:rFonts w:ascii="Times New Roman" w:eastAsia="Times New Roman" w:hAnsi="Times New Roman" w:cs="Times New Roman"/>
          <w:color w:val="000000" w:themeColor="text1"/>
          <w:lang w:val="es-PE"/>
        </w:rPr>
        <w:t xml:space="preserve"> es su duración, que toma valores de 10, 30 o 60 s; </w:t>
      </w:r>
      <m:oMath>
        <m:r>
          <w:rPr>
            <w:rFonts w:ascii="Cambria Math" w:eastAsia="Times New Roman" w:hAnsi="Cambria Math" w:cs="Times New Roman"/>
            <w:color w:val="000000" w:themeColor="text1"/>
            <w:lang w:val="es-PE"/>
          </w:rPr>
          <m:t>(r)</m:t>
        </m:r>
      </m:oMath>
      <w:r>
        <w:rPr>
          <w:rFonts w:ascii="Times New Roman" w:eastAsia="Times New Roman" w:hAnsi="Times New Roman" w:cs="Times New Roman"/>
          <w:color w:val="000000" w:themeColor="text1"/>
          <w:lang w:val="es-PE"/>
        </w:rPr>
        <w:t xml:space="preserve"> representa un registro y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r</m:t>
            </m:r>
          </m:sub>
        </m:sSub>
      </m:oMath>
      <w:r>
        <w:rPr>
          <w:rFonts w:ascii="Times New Roman" w:eastAsia="Times New Roman" w:hAnsi="Times New Roman" w:cs="Times New Roman"/>
          <w:color w:val="000000" w:themeColor="text1"/>
          <w:lang w:val="es-PE"/>
        </w:rPr>
        <w:t xml:space="preserve"> su marca temporal. La condición </w:t>
      </w:r>
      <m:oMath>
        <m:r>
          <w:rPr>
            <w:rFonts w:ascii="Cambria Math" w:eastAsia="Times New Roman" w:hAnsi="Cambria Math" w:cs="Times New Roman"/>
            <w:color w:val="000000" w:themeColor="text1"/>
            <w:lang w:val="es-PE"/>
          </w:rPr>
          <m:t>T-W</m:t>
        </m:r>
        <m:r>
          <w:rPr>
            <w:rFonts w:ascii="Cambria Math" w:eastAsia="Times New Roman" w:hAnsi="Cambria Math" w:cs="Times New Roman"/>
            <w:color w:val="000000" w:themeColor="text1"/>
            <w:lang w:val="es-ES"/>
          </w:rPr>
          <m:t>&lt;</m:t>
        </m:r>
        <m:sSub>
          <m:sSubPr>
            <m:ctrlPr>
              <w:rPr>
                <w:rFonts w:ascii="Cambria Math" w:eastAsia="Times New Roman" w:hAnsi="Cambria Math" w:cs="Times New Roman"/>
                <w:i/>
                <w:color w:val="000000" w:themeColor="text1"/>
                <w:lang w:val="es-ES"/>
              </w:rPr>
            </m:ctrlPr>
          </m:sSubPr>
          <m:e>
            <m:r>
              <w:rPr>
                <w:rFonts w:ascii="Cambria Math" w:eastAsia="Times New Roman" w:hAnsi="Cambria Math" w:cs="Times New Roman"/>
                <w:color w:val="000000" w:themeColor="text1"/>
                <w:lang w:val="es-ES"/>
              </w:rPr>
              <m:t>t</m:t>
            </m:r>
          </m:e>
          <m:sub>
            <m:r>
              <w:rPr>
                <w:rFonts w:ascii="Cambria Math" w:eastAsia="Times New Roman" w:hAnsi="Cambria Math" w:cs="Times New Roman"/>
                <w:color w:val="000000" w:themeColor="text1"/>
                <w:lang w:val="es-ES"/>
              </w:rPr>
              <m:t>r</m:t>
            </m:r>
          </m:sub>
        </m:sSub>
        <m:r>
          <w:rPr>
            <w:rFonts w:ascii="Cambria Math" w:eastAsia="Times New Roman" w:hAnsi="Cambria Math" w:cs="Times New Roman"/>
            <w:color w:val="000000" w:themeColor="text1"/>
            <w:lang w:val="es-ES"/>
          </w:rPr>
          <m:t>≤T</m:t>
        </m:r>
      </m:oMath>
      <w:r>
        <w:rPr>
          <w:rFonts w:ascii="Times New Roman" w:eastAsia="Times New Roman" w:hAnsi="Times New Roman" w:cs="Times New Roman"/>
          <w:color w:val="000000" w:themeColor="text1"/>
          <w:lang w:val="es-ES"/>
        </w:rPr>
        <w:t xml:space="preserve"> excluye el l[imite inicial e incluye el cierre, sin utilizar registros posteriores a </w:t>
      </w:r>
      <m:oMath>
        <m:r>
          <w:rPr>
            <w:rFonts w:ascii="Cambria Math" w:eastAsia="Times New Roman" w:hAnsi="Cambria Math" w:cs="Times New Roman"/>
            <w:color w:val="000000" w:themeColor="text1"/>
            <w:lang w:val="es-ES"/>
          </w:rPr>
          <m:t>(T)</m:t>
        </m:r>
      </m:oMath>
      <w:r>
        <w:rPr>
          <w:rFonts w:ascii="Times New Roman" w:eastAsia="Times New Roman" w:hAnsi="Times New Roman" w:cs="Times New Roman"/>
          <w:color w:val="000000" w:themeColor="text1"/>
          <w:lang w:val="es-ES"/>
        </w:rPr>
        <w:t xml:space="preserve">. Para incorporar una fila al conjunto destinado al entrenamiento se exige una cobertura previa de 60 s. Durante la acumulación, la combinación de IP y cierre de ventana identifica cada fila y evita almacenarla nuevamente en ejecuciones sucesivas. Por ejemplo, si la ventana termina a las 10:01:00 y dura 60 segundos, considera los registros posteriores a 10:00:00 y hasta 10:01:00.</w:t>
      </w:r>
    </w:p>
    <w:p w14:paraId="78135F3C" w14:textId="3B4085A0" w:rsidR="00FC413B" w:rsidRDefault="00364B85" w:rsidP="00406D4B">
      <w:pPr>
        <w:spacing w:after="120" w:line="240" w:lineRule="auto"/>
        <w:ind w:firstLine="288"/>
        <w:jc w:val="both"/>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lang w:val="es-ES"/>
        </w:rPr>
        <w:t xml:space="preserve">El extractor obtiene 31 características de las cuales el modelo utiliza las 28 correspondientes a las capas de red, transporte y aplicación; las 3 adicionales de capa de enlace quedan fuera por el alcance actual del presente trabajo. Las variables </w:t>
        <w:lastRenderedPageBreak/>
        <w:t>describen volumen, diversidad de destinos, comportamiento de las conexiones y actividad HTTP, DNS y TLS. La Tabla 2 presenta sus definiciones resumidas, ventanas y unidades.</w:t>
      </w:r>
    </w:p>
    <w:p w14:paraId="52504947" w14:textId="4BD6D99B" w:rsidR="00D80D87" w:rsidRPr="002B0EC9" w:rsidRDefault="00D80D87" w:rsidP="00406D4B">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ES"/>
        </w:rPr>
        <w:t xml:space="preserve">La variable 26 permanece en cero porque la configuración de Suricata utilizada no permite observar los fallos de negociación TLS. Se conserva para mantener la estructura de 28 entradas del modelo; su valor no implica ausencia de fallos.</w:t>
      </w:r>
    </w:p>
    <w:p w14:paraId="197EBB93" w14:textId="77777777" w:rsidR="00BA6A39" w:rsidRDefault="00F554D6" w:rsidP="00F554D6">
      <w:pPr>
        <w:spacing w:after="120" w:line="240" w:lineRule="auto"/>
        <w:ind w:firstLine="288"/>
        <w:jc w:val="both"/>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lang w:val="es-ES"/>
        </w:rPr>
        <w:t xml:space="preserve">Cuando el denominador de una razón es cero, se asigna el valor 0 y se conservan contadores </w:t>
      </w:r>
    </w:p>
    <w:p w14:paraId="4C15F733" w14:textId="51FAB1AB" w:rsidR="00F554D6" w:rsidRPr="00406D4B" w:rsidRDefault="00F554D6" w:rsidP="00F554D6">
      <w:pPr>
        <w:spacing w:after="120" w:line="240" w:lineRule="auto"/>
        <w:ind w:firstLine="288"/>
        <w:jc w:val="both"/>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lang w:val="es-ES"/>
        </w:rPr>
        <w:t>auxiliares para distinguir la ausencia de actividad de una proporción efectivamente nula. Los identificadores, las marcas temporales y estos contadores se almacenan como metadatos, sin incorporarse a las entradas del IF. Las características HTTP y DNS dependen del tráfico visible en claro, mientras que las de TLS utilizan metadatos observables sin descifrar su contenido. El escalado de las variables se realiza posteriormente, durante la fase de entrenamiento.</w:t>
      </w:r>
    </w:p>
    <w:p w14:paraId="49B7D302" w14:textId="01B93613" w:rsidR="005B6FE7" w:rsidRDefault="005B6FE7" w:rsidP="00370FAB">
      <w:pPr>
        <w:spacing w:after="120" w:line="240" w:lineRule="auto"/>
        <w:jc w:val="both"/>
        <w:rPr>
          <w:rFonts w:ascii="Times New Roman" w:eastAsia="Times New Roman" w:hAnsi="Times New Roman" w:cs="Times New Roman"/>
          <w:color w:val="000000" w:themeColor="text1"/>
          <w:lang w:val="es-ES"/>
        </w:rPr>
        <w:sectPr w:rsidR="005B6FE7" w:rsidSect="00034616">
          <w:type w:val="continuous"/>
          <w:pgSz w:w="11909" w:h="16834"/>
          <w:pgMar w:top="1440" w:right="1080" w:bottom="1440" w:left="1080" w:header="720" w:footer="720" w:gutter="0"/>
          <w:cols w:num="2" w:space="432"/>
          <w:docGrid w:linePitch="360"/>
        </w:sectPr>
      </w:pPr>
    </w:p>
    <w:p w14:paraId="35A4A732" w14:textId="77777777" w:rsidR="00410912" w:rsidRDefault="00410912" w:rsidP="00B52C00">
      <w:pPr>
        <w:keepNext/>
        <w:spacing w:before="120" w:after="0" w:line="240" w:lineRule="auto"/>
        <w:jc w:val="center"/>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sz w:val="20"/>
          <w:szCs w:val="20"/>
          <w:lang w:val="es-ES"/>
        </w:rPr>
        <w:t>Tabla 2. Características utilizadas como entrada del modelo</w:t>
      </w:r>
    </w:p>
    <w:tbl>
      <w:tblPr>
        <w:tblStyle w:val="Tablaconcuadrcula"/>
        <w:tblW w:w="5000" w:type="pct"/>
        <w:tblLook w:val="04A0" w:firstRow="1" w:lastRow="0" w:firstColumn="1" w:lastColumn="0" w:noHBand="0" w:noVBand="1"/>
      </w:tblPr>
      <w:tblGrid>
        <w:gridCol w:w="491"/>
        <w:gridCol w:w="6405"/>
        <w:gridCol w:w="672"/>
        <w:gridCol w:w="1150"/>
        <w:gridCol w:w="1167"/>
      </w:tblGrid>
      <w:tr w:rsidR="00410912" w:rsidRPr="00FD4481" w14:paraId="35405020" w14:textId="77777777" w:rsidTr="00A967FE">
        <w:trPr>
          <w:trHeight w:val="350"/>
        </w:trPr>
        <w:tc>
          <w:tcPr>
            <w:tcW w:w="248" w:type="pct"/>
            <w:vAlign w:val="center"/>
          </w:tcPr>
          <w:p w14:paraId="08AF0541" w14:textId="08CD703E" w:rsidR="00410912" w:rsidRPr="00FD4481" w:rsidRDefault="00A63F18" w:rsidP="00DF52D3">
            <w:pPr>
              <w:jc w:val="center"/>
              <w:rPr>
                <w:rFonts w:ascii="Times New Roman" w:eastAsia="Times New Roman" w:hAnsi="Times New Roman" w:cs="Times New Roman"/>
                <w:b/>
                <w:bCs/>
                <w:color w:val="000000" w:themeColor="text1"/>
                <w:sz w:val="20"/>
                <w:szCs w:val="20"/>
                <w:lang w:val="es-ES"/>
              </w:rPr>
            </w:pPr>
            <w:r>
              <w:rPr>
                <w:rFonts w:ascii="Times New Roman" w:eastAsia="Times New Roman" w:hAnsi="Times New Roman" w:cs="Times New Roman"/>
                <w:b/>
                <w:bCs/>
                <w:color w:val="000000" w:themeColor="text1"/>
                <w:sz w:val="20"/>
                <w:szCs w:val="20"/>
                <w:lang w:val="es-ES"/>
              </w:rPr>
              <w:t>N.°</w:t>
            </w:r>
          </w:p>
        </w:tc>
        <w:tc>
          <w:tcPr>
            <w:tcW w:w="3320" w:type="pct"/>
            <w:vAlign w:val="center"/>
          </w:tcPr>
          <w:p w14:paraId="3D694B28" w14:textId="07D4A189" w:rsidR="00410912" w:rsidRPr="00FD4481" w:rsidRDefault="0011434C" w:rsidP="00DF52D3">
            <w:pPr>
              <w:jc w:val="center"/>
              <w:rPr>
                <w:rFonts w:ascii="Times New Roman" w:eastAsia="Times New Roman" w:hAnsi="Times New Roman" w:cs="Times New Roman"/>
                <w:b/>
                <w:bCs/>
                <w:color w:val="000000" w:themeColor="text1"/>
                <w:sz w:val="20"/>
                <w:szCs w:val="20"/>
                <w:lang w:val="es-ES"/>
              </w:rPr>
            </w:pPr>
            <w:r>
              <w:rPr>
                <w:rFonts w:ascii="Times New Roman" w:eastAsia="Times New Roman" w:hAnsi="Times New Roman" w:cs="Times New Roman"/>
                <w:b/>
                <w:bCs/>
                <w:color w:val="000000" w:themeColor="text1"/>
                <w:sz w:val="20"/>
                <w:szCs w:val="20"/>
                <w:lang w:val="es-ES"/>
              </w:rPr>
              <w:t>Característica</w:t>
            </w:r>
          </w:p>
        </w:tc>
        <w:tc>
          <w:tcPr>
            <w:tcW w:w="260" w:type="pct"/>
            <w:vAlign w:val="center"/>
          </w:tcPr>
          <w:p w14:paraId="0B750E62" w14:textId="75B6987A" w:rsidR="00410912" w:rsidRPr="00FD4481" w:rsidRDefault="0011434C" w:rsidP="00DF52D3">
            <w:pPr>
              <w:jc w:val="center"/>
              <w:rPr>
                <w:rFonts w:ascii="Times New Roman" w:eastAsia="Times New Roman" w:hAnsi="Times New Roman" w:cs="Times New Roman"/>
                <w:b/>
                <w:bCs/>
                <w:color w:val="000000" w:themeColor="text1"/>
                <w:sz w:val="20"/>
                <w:szCs w:val="20"/>
                <w:lang w:val="es-ES"/>
              </w:rPr>
            </w:pPr>
            <w:r>
              <w:rPr>
                <w:rFonts w:ascii="Times New Roman" w:eastAsia="Times New Roman" w:hAnsi="Times New Roman" w:cs="Times New Roman"/>
                <w:b/>
                <w:bCs/>
                <w:color w:val="000000" w:themeColor="text1"/>
                <w:sz w:val="20"/>
                <w:szCs w:val="20"/>
                <w:lang w:val="es-ES"/>
              </w:rPr>
              <w:t>Capa</w:t>
            </w:r>
          </w:p>
        </w:tc>
        <w:tc>
          <w:tcPr>
            <w:tcW w:w="582" w:type="pct"/>
            <w:vAlign w:val="center"/>
          </w:tcPr>
          <w:p w14:paraId="24B578B4" w14:textId="68D75C37" w:rsidR="00410912" w:rsidRPr="00FD4481" w:rsidRDefault="0011434C" w:rsidP="00584ACA">
            <w:pPr>
              <w:rPr>
                <w:rFonts w:ascii="Times New Roman" w:eastAsia="Times New Roman" w:hAnsi="Times New Roman" w:cs="Times New Roman"/>
                <w:b/>
                <w:bCs/>
                <w:color w:val="000000" w:themeColor="text1"/>
                <w:sz w:val="20"/>
                <w:szCs w:val="20"/>
                <w:lang w:val="es-ES"/>
              </w:rPr>
            </w:pPr>
            <w:r>
              <w:rPr>
                <w:rFonts w:ascii="Times New Roman" w:eastAsia="Times New Roman" w:hAnsi="Times New Roman" w:cs="Times New Roman"/>
                <w:b/>
                <w:bCs/>
                <w:color w:val="000000" w:themeColor="text1"/>
                <w:sz w:val="20"/>
                <w:szCs w:val="20"/>
                <w:lang w:val="es-ES"/>
              </w:rPr>
              <w:t>Ventana(s)</w:t>
            </w:r>
          </w:p>
        </w:tc>
        <w:tc>
          <w:tcPr>
            <w:tcW w:w="590" w:type="pct"/>
            <w:noWrap/>
            <w:tcMar>
              <w:left w:w="28" w:type="dxa"/>
              <w:right w:w="28" w:type="dxa"/>
            </w:tcMar>
            <w:vAlign w:val="center"/>
          </w:tcPr>
          <w:p w14:paraId="60E46695" w14:textId="489863F6" w:rsidR="00410912" w:rsidRPr="00FD4481" w:rsidRDefault="004A2C29" w:rsidP="00DF52D3">
            <w:pPr>
              <w:jc w:val="center"/>
              <w:rPr>
                <w:rFonts w:ascii="Times New Roman" w:eastAsia="Times New Roman" w:hAnsi="Times New Roman" w:cs="Times New Roman"/>
                <w:b/>
                <w:bCs/>
                <w:color w:val="000000" w:themeColor="text1"/>
                <w:sz w:val="20"/>
                <w:szCs w:val="20"/>
                <w:lang w:val="es-ES"/>
              </w:rPr>
            </w:pPr>
            <w:r>
              <w:rPr>
                <w:rFonts w:ascii="Times New Roman" w:eastAsia="Times New Roman" w:hAnsi="Times New Roman" w:cs="Times New Roman"/>
                <w:b/>
                <w:bCs/>
                <w:color w:val="000000" w:themeColor="text1"/>
                <w:sz w:val="20"/>
                <w:szCs w:val="20"/>
                <w:lang w:val="es-ES"/>
              </w:rPr>
              <w:t>Unidad</w:t>
            </w:r>
          </w:p>
        </w:tc>
      </w:tr>
      <w:tr w:rsidR="00410912" w:rsidRPr="00370FAB" w14:paraId="3310ED6B" w14:textId="77777777" w:rsidTr="00A967FE">
        <w:trPr>
          <w:trHeight w:val="350"/>
        </w:trPr>
        <w:tc>
          <w:tcPr>
            <w:tcW w:w="248" w:type="pct"/>
          </w:tcPr>
          <w:p w14:paraId="7F4EA7F9" w14:textId="193FBE2B"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w:t>
            </w:r>
          </w:p>
        </w:tc>
        <w:tc>
          <w:tcPr>
            <w:tcW w:w="3320" w:type="pct"/>
          </w:tcPr>
          <w:p w14:paraId="078EFF2F" w14:textId="514CEEEB"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Tasa de paquetes IPv4</w:t>
            </w:r>
          </w:p>
        </w:tc>
        <w:tc>
          <w:tcPr>
            <w:tcW w:w="260" w:type="pct"/>
            <w:vAlign w:val="center"/>
          </w:tcPr>
          <w:p w14:paraId="13E06E24" w14:textId="4B59E4EE" w:rsidR="00410912" w:rsidRPr="00370FAB" w:rsidRDefault="00DE426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23EE1A2B" w14:textId="726065DD"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006EBB37" w14:textId="6C0CB47A" w:rsidR="00410912" w:rsidRPr="00370FAB" w:rsidRDefault="002A5C6B"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Paquetes/s</w:t>
            </w:r>
          </w:p>
        </w:tc>
      </w:tr>
      <w:tr w:rsidR="00410912" w:rsidRPr="00370FAB" w14:paraId="5E1691BF" w14:textId="77777777" w:rsidTr="00A967FE">
        <w:tc>
          <w:tcPr>
            <w:tcW w:w="248" w:type="pct"/>
          </w:tcPr>
          <w:p w14:paraId="2B7103CE" w14:textId="5D77D8FA"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2</w:t>
            </w:r>
          </w:p>
        </w:tc>
        <w:tc>
          <w:tcPr>
            <w:tcW w:w="3320" w:type="pct"/>
          </w:tcPr>
          <w:p w14:paraId="29ABC453" w14:textId="3FA1581E" w:rsidR="00410912" w:rsidRPr="00370FAB" w:rsidRDefault="00635B6E"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Tasa de bytes IPv4</w:t>
            </w:r>
          </w:p>
        </w:tc>
        <w:tc>
          <w:tcPr>
            <w:tcW w:w="260" w:type="pct"/>
            <w:vAlign w:val="center"/>
          </w:tcPr>
          <w:p w14:paraId="3D97751D" w14:textId="54351CC1" w:rsidR="00410912" w:rsidRPr="00370FAB" w:rsidRDefault="00DE426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7674AA44" w14:textId="24221C5A"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74B4FB38" w14:textId="5EF718EA" w:rsidR="00410912" w:rsidRPr="00370FAB" w:rsidRDefault="004B0524"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Bytes/s</w:t>
            </w:r>
          </w:p>
        </w:tc>
      </w:tr>
      <w:tr w:rsidR="00410912" w:rsidRPr="00370FAB" w14:paraId="2A19701E" w14:textId="77777777" w:rsidTr="00A967FE">
        <w:tc>
          <w:tcPr>
            <w:tcW w:w="248" w:type="pct"/>
          </w:tcPr>
          <w:p w14:paraId="22E236B6" w14:textId="59CBE415"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3</w:t>
            </w:r>
          </w:p>
        </w:tc>
        <w:tc>
          <w:tcPr>
            <w:tcW w:w="3320" w:type="pct"/>
          </w:tcPr>
          <w:p w14:paraId="5B59B44A" w14:textId="3CDCA6C3" w:rsidR="00410912" w:rsidRPr="00370FAB" w:rsidRDefault="003368D3"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Longitud media de los paquetes IPv4</w:t>
            </w:r>
          </w:p>
        </w:tc>
        <w:tc>
          <w:tcPr>
            <w:tcW w:w="260" w:type="pct"/>
            <w:vAlign w:val="center"/>
          </w:tcPr>
          <w:p w14:paraId="1B66625D" w14:textId="79117DF6" w:rsidR="00410912" w:rsidRPr="00370FAB" w:rsidRDefault="0000238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41D83757" w14:textId="4B8EEE99"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1ECFEF3B" w14:textId="2B2F9963" w:rsidR="00410912" w:rsidRPr="00370FAB" w:rsidRDefault="004B0524"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Bytes</w:t>
            </w:r>
          </w:p>
        </w:tc>
      </w:tr>
      <w:tr w:rsidR="00410912" w:rsidRPr="00370FAB" w14:paraId="2F5FA946" w14:textId="77777777" w:rsidTr="00A967FE">
        <w:tc>
          <w:tcPr>
            <w:tcW w:w="248" w:type="pct"/>
          </w:tcPr>
          <w:p w14:paraId="2CEF05E4" w14:textId="7DF9DDBB"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4</w:t>
            </w:r>
          </w:p>
        </w:tc>
        <w:tc>
          <w:tcPr>
            <w:tcW w:w="3320" w:type="pct"/>
          </w:tcPr>
          <w:p w14:paraId="68C1D13F" w14:textId="32E276EE" w:rsidR="00410912" w:rsidRPr="00370FAB" w:rsidRDefault="003368D3"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 xml:space="preserve">Proporción de paquetes IPv4 de 500-1500 bytes</w:t>
            </w:r>
          </w:p>
        </w:tc>
        <w:tc>
          <w:tcPr>
            <w:tcW w:w="260" w:type="pct"/>
            <w:vAlign w:val="center"/>
          </w:tcPr>
          <w:p w14:paraId="6E853A6C" w14:textId="1FCCCCDF" w:rsidR="00410912" w:rsidRPr="00370FAB" w:rsidRDefault="0000238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081F2797" w14:textId="34BA05B2"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2E3E8421" w14:textId="6432EA5B" w:rsidR="00410912" w:rsidRPr="00370FAB" w:rsidRDefault="004B0524"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79C71574" w14:textId="77777777" w:rsidTr="00A967FE">
        <w:tc>
          <w:tcPr>
            <w:tcW w:w="248" w:type="pct"/>
          </w:tcPr>
          <w:p w14:paraId="03EDC09E" w14:textId="75BC428C"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5</w:t>
            </w:r>
          </w:p>
        </w:tc>
        <w:tc>
          <w:tcPr>
            <w:tcW w:w="3320" w:type="pct"/>
          </w:tcPr>
          <w:p w14:paraId="53032D3D" w14:textId="2435FA3F" w:rsidR="00410912" w:rsidRPr="00370FAB" w:rsidRDefault="00596C1D"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Razón de IP de destino distintas respecto a intentos de flujo</w:t>
            </w:r>
          </w:p>
        </w:tc>
        <w:tc>
          <w:tcPr>
            <w:tcW w:w="260" w:type="pct"/>
            <w:vAlign w:val="center"/>
          </w:tcPr>
          <w:p w14:paraId="3BEB4DB5" w14:textId="35575592" w:rsidR="00410912" w:rsidRPr="00370FAB" w:rsidRDefault="0000238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4D10FCB5" w14:textId="4C9A877C"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30</w:t>
            </w:r>
          </w:p>
        </w:tc>
        <w:tc>
          <w:tcPr>
            <w:tcW w:w="590" w:type="pct"/>
            <w:noWrap/>
            <w:tcMar>
              <w:left w:w="28" w:type="dxa"/>
              <w:right w:w="28" w:type="dxa"/>
            </w:tcMar>
            <w:vAlign w:val="center"/>
          </w:tcPr>
          <w:p w14:paraId="1FBB916F" w14:textId="5996D4E4" w:rsidR="00410912" w:rsidRPr="00370FAB" w:rsidRDefault="004B0524"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50D99C18" w14:textId="77777777" w:rsidTr="00A967FE">
        <w:tc>
          <w:tcPr>
            <w:tcW w:w="248" w:type="pct"/>
          </w:tcPr>
          <w:p w14:paraId="658F03F1" w14:textId="5251D930"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w:t>
            </w:r>
          </w:p>
        </w:tc>
        <w:tc>
          <w:tcPr>
            <w:tcW w:w="3320" w:type="pct"/>
          </w:tcPr>
          <w:p w14:paraId="3A9717AE" w14:textId="3F384C77" w:rsidR="00410912" w:rsidRPr="00370FAB" w:rsidRDefault="00596C1D"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 de paquetes ICMP</w:t>
            </w:r>
          </w:p>
        </w:tc>
        <w:tc>
          <w:tcPr>
            <w:tcW w:w="260" w:type="pct"/>
            <w:vAlign w:val="center"/>
          </w:tcPr>
          <w:p w14:paraId="517453F6" w14:textId="61E39921" w:rsidR="00410912" w:rsidRPr="00370FAB" w:rsidRDefault="0000238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76C5F7D4" w14:textId="13854FCC"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23C17CB3" w14:textId="1201FD12" w:rsidR="00410912" w:rsidRPr="00370FAB" w:rsidRDefault="004B0524"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4B803A9D" w14:textId="77777777" w:rsidTr="00A967FE">
        <w:tc>
          <w:tcPr>
            <w:tcW w:w="248" w:type="pct"/>
          </w:tcPr>
          <w:p w14:paraId="47461FFB" w14:textId="2905E8AC"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7</w:t>
            </w:r>
          </w:p>
        </w:tc>
        <w:tc>
          <w:tcPr>
            <w:tcW w:w="3320" w:type="pct"/>
          </w:tcPr>
          <w:p w14:paraId="6845C329" w14:textId="58154203" w:rsidR="00410912" w:rsidRPr="00370FAB" w:rsidRDefault="00E91CDD"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TTL medio de los paquetes IPv4</w:t>
            </w:r>
          </w:p>
        </w:tc>
        <w:tc>
          <w:tcPr>
            <w:tcW w:w="260" w:type="pct"/>
            <w:vAlign w:val="center"/>
          </w:tcPr>
          <w:p w14:paraId="575CFA13" w14:textId="1981AF61" w:rsidR="00410912" w:rsidRPr="00370FAB" w:rsidRDefault="000E0A66"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24F2803F" w14:textId="1542ADBD"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062EC675" w14:textId="60D8EDFD" w:rsidR="00410912" w:rsidRPr="00370FAB" w:rsidRDefault="004B0524"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Valor de TTL</w:t>
            </w:r>
          </w:p>
        </w:tc>
      </w:tr>
      <w:tr w:rsidR="00410912" w:rsidRPr="00370FAB" w14:paraId="3CD8B40C" w14:textId="77777777" w:rsidTr="00A967FE">
        <w:tc>
          <w:tcPr>
            <w:tcW w:w="248" w:type="pct"/>
          </w:tcPr>
          <w:p w14:paraId="11557726" w14:textId="62BBC6FB"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8</w:t>
            </w:r>
          </w:p>
        </w:tc>
        <w:tc>
          <w:tcPr>
            <w:tcW w:w="3320" w:type="pct"/>
          </w:tcPr>
          <w:p w14:paraId="16C8A5AE" w14:textId="53328DB1" w:rsidR="00410912" w:rsidRPr="00370FAB" w:rsidRDefault="008726E3"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 xml:space="preserve">Proporción de paquete IPv4 fragmentados</w:t>
            </w:r>
          </w:p>
        </w:tc>
        <w:tc>
          <w:tcPr>
            <w:tcW w:w="260" w:type="pct"/>
            <w:vAlign w:val="center"/>
          </w:tcPr>
          <w:p w14:paraId="2A88B285" w14:textId="58478B21" w:rsidR="00410912" w:rsidRPr="00370FAB" w:rsidRDefault="000E0A66"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59355588" w14:textId="0D941787"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6E1F2B9A" w14:textId="243A7963" w:rsidR="00410912" w:rsidRPr="00370FAB" w:rsidRDefault="0048544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16A8ABB8" w14:textId="77777777" w:rsidTr="00A967FE">
        <w:tc>
          <w:tcPr>
            <w:tcW w:w="248" w:type="pct"/>
          </w:tcPr>
          <w:p w14:paraId="608008FF" w14:textId="58CD635F"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9</w:t>
            </w:r>
          </w:p>
        </w:tc>
        <w:tc>
          <w:tcPr>
            <w:tcW w:w="3320" w:type="pct"/>
          </w:tcPr>
          <w:p w14:paraId="2AE61A45" w14:textId="3F905852" w:rsidR="00410912" w:rsidRPr="00370FAB" w:rsidRDefault="00E51ED7"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Razón de protocolos IP distintos respecto al número de paquetes</w:t>
            </w:r>
          </w:p>
        </w:tc>
        <w:tc>
          <w:tcPr>
            <w:tcW w:w="260" w:type="pct"/>
            <w:vAlign w:val="center"/>
          </w:tcPr>
          <w:p w14:paraId="588A97AA" w14:textId="6DE65DC9" w:rsidR="00410912" w:rsidRPr="00370FAB" w:rsidRDefault="000E0A66"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L3</w:t>
            </w:r>
          </w:p>
        </w:tc>
        <w:tc>
          <w:tcPr>
            <w:tcW w:w="582" w:type="pct"/>
            <w:vAlign w:val="center"/>
          </w:tcPr>
          <w:p w14:paraId="57E9435A" w14:textId="031EE8CD"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30</w:t>
            </w:r>
          </w:p>
        </w:tc>
        <w:tc>
          <w:tcPr>
            <w:tcW w:w="590" w:type="pct"/>
            <w:noWrap/>
            <w:tcMar>
              <w:left w:w="28" w:type="dxa"/>
              <w:right w:w="28" w:type="dxa"/>
            </w:tcMar>
            <w:vAlign w:val="center"/>
          </w:tcPr>
          <w:p w14:paraId="2AC9B16F" w14:textId="33DFC610" w:rsidR="00410912" w:rsidRPr="00370FAB" w:rsidRDefault="00E6307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0DB7D0A6" w14:textId="77777777" w:rsidTr="00A967FE">
        <w:tc>
          <w:tcPr>
            <w:tcW w:w="248" w:type="pct"/>
          </w:tcPr>
          <w:p w14:paraId="5FD074C1" w14:textId="361B32FE"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3320" w:type="pct"/>
          </w:tcPr>
          <w:p w14:paraId="5B1BF1D2" w14:textId="603E6ADF" w:rsidR="00410912" w:rsidRPr="00370FAB" w:rsidRDefault="000E0A66"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Tasa de nuevos intentos de flujo</w:t>
            </w:r>
          </w:p>
        </w:tc>
        <w:tc>
          <w:tcPr>
            <w:tcW w:w="260" w:type="pct"/>
            <w:vAlign w:val="center"/>
          </w:tcPr>
          <w:p w14:paraId="5A18D9BB" w14:textId="1DD67BFE" w:rsidR="00410912" w:rsidRPr="00370FAB" w:rsidRDefault="000E0A66"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0665CFFA" w14:textId="45ECDF67"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0AE852A9" w14:textId="0E9C774E" w:rsidR="00410912" w:rsidRPr="00370FAB" w:rsidRDefault="00E6307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Intentos/s</w:t>
            </w:r>
          </w:p>
        </w:tc>
      </w:tr>
      <w:tr w:rsidR="00410912" w:rsidRPr="00370FAB" w14:paraId="23185D90" w14:textId="77777777" w:rsidTr="00A967FE">
        <w:tc>
          <w:tcPr>
            <w:tcW w:w="248" w:type="pct"/>
          </w:tcPr>
          <w:p w14:paraId="5FCC2D12" w14:textId="60FD239E"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11</w:t>
            </w:r>
          </w:p>
        </w:tc>
        <w:tc>
          <w:tcPr>
            <w:tcW w:w="3320" w:type="pct"/>
          </w:tcPr>
          <w:p w14:paraId="36E9F14B" w14:textId="70B67B62" w:rsidR="00410912" w:rsidRPr="00370FAB" w:rsidRDefault="00756748"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Tasa de paquetes SYN salientes sin ACK</w:t>
            </w:r>
          </w:p>
        </w:tc>
        <w:tc>
          <w:tcPr>
            <w:tcW w:w="260" w:type="pct"/>
            <w:vAlign w:val="center"/>
          </w:tcPr>
          <w:p w14:paraId="47DA9759" w14:textId="7F44E32C"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27ED07A7" w14:textId="51162309"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4B4B4EBC" w14:textId="1BEF9E5D" w:rsidR="00410912" w:rsidRPr="00370FAB" w:rsidRDefault="00E6307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SYN/s</w:t>
            </w:r>
          </w:p>
        </w:tc>
      </w:tr>
      <w:tr w:rsidR="00410912" w:rsidRPr="00370FAB" w14:paraId="371024A4" w14:textId="77777777" w:rsidTr="00A967FE">
        <w:tc>
          <w:tcPr>
            <w:tcW w:w="248" w:type="pct"/>
          </w:tcPr>
          <w:p w14:paraId="78CA19ED" w14:textId="6A4C426E"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12</w:t>
            </w:r>
          </w:p>
        </w:tc>
        <w:tc>
          <w:tcPr>
            <w:tcW w:w="3320" w:type="pct"/>
          </w:tcPr>
          <w:p w14:paraId="7C519746" w14:textId="590A0664" w:rsidR="00410912" w:rsidRPr="00370FAB" w:rsidRDefault="0022545A"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Razón de SYN-ACK recibidos respecto a SYN enviados, acotada a uno</w:t>
            </w:r>
          </w:p>
        </w:tc>
        <w:tc>
          <w:tcPr>
            <w:tcW w:w="260" w:type="pct"/>
            <w:vAlign w:val="center"/>
          </w:tcPr>
          <w:p w14:paraId="61255422" w14:textId="7DA681BF"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7019985B" w14:textId="2926AFCE"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20F6CC81" w14:textId="084E753D" w:rsidR="00410912" w:rsidRPr="00370FAB" w:rsidRDefault="00E6307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63C6D2FB" w14:textId="77777777" w:rsidTr="00A967FE">
        <w:tc>
          <w:tcPr>
            <w:tcW w:w="248" w:type="pct"/>
          </w:tcPr>
          <w:p w14:paraId="015A6EC4" w14:textId="558E9DA5"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13</w:t>
            </w:r>
          </w:p>
        </w:tc>
        <w:tc>
          <w:tcPr>
            <w:tcW w:w="3320" w:type="pct"/>
          </w:tcPr>
          <w:p w14:paraId="0557F7C0" w14:textId="56464946" w:rsidR="00410912" w:rsidRPr="00370FAB" w:rsidRDefault="0022545A"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 de paquetes TCP con bandera RST</w:t>
            </w:r>
          </w:p>
        </w:tc>
        <w:tc>
          <w:tcPr>
            <w:tcW w:w="260" w:type="pct"/>
            <w:vAlign w:val="center"/>
          </w:tcPr>
          <w:p w14:paraId="1AC82A1D" w14:textId="7AE89DC5"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0C0463B4" w14:textId="62A98E88" w:rsidR="00410912" w:rsidRPr="00370FAB" w:rsidRDefault="00B706E7"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1F719751" w14:textId="5C96F979" w:rsidR="00410912" w:rsidRPr="00370FAB" w:rsidRDefault="00E6307E"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1CC21051" w14:textId="77777777" w:rsidTr="00A967FE">
        <w:tc>
          <w:tcPr>
            <w:tcW w:w="248" w:type="pct"/>
          </w:tcPr>
          <w:p w14:paraId="5D98D37E" w14:textId="26ECC62A"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14</w:t>
            </w:r>
          </w:p>
        </w:tc>
        <w:tc>
          <w:tcPr>
            <w:tcW w:w="3320" w:type="pct"/>
          </w:tcPr>
          <w:p w14:paraId="4AF664EF" w14:textId="6CB2D693" w:rsidR="00410912" w:rsidRPr="00370FAB" w:rsidRDefault="0022545A"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Razón de puertos de destino distintos respecto a intentos con puerto</w:t>
            </w:r>
          </w:p>
        </w:tc>
        <w:tc>
          <w:tcPr>
            <w:tcW w:w="260" w:type="pct"/>
            <w:vAlign w:val="center"/>
          </w:tcPr>
          <w:p w14:paraId="698B0EB2" w14:textId="269C87B3"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16BFB5C2" w14:textId="2B12871A"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30</w:t>
            </w:r>
          </w:p>
        </w:tc>
        <w:tc>
          <w:tcPr>
            <w:tcW w:w="590" w:type="pct"/>
            <w:noWrap/>
            <w:tcMar>
              <w:left w:w="28" w:type="dxa"/>
              <w:right w:w="28" w:type="dxa"/>
            </w:tcMar>
            <w:vAlign w:val="center"/>
          </w:tcPr>
          <w:p w14:paraId="53AC86F4" w14:textId="087B2387"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7102F54F" w14:textId="77777777" w:rsidTr="00A967FE">
        <w:tc>
          <w:tcPr>
            <w:tcW w:w="248" w:type="pct"/>
          </w:tcPr>
          <w:p w14:paraId="5BF8A673" w14:textId="5E11B4DA"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15</w:t>
            </w:r>
          </w:p>
        </w:tc>
        <w:tc>
          <w:tcPr>
            <w:tcW w:w="3320" w:type="pct"/>
          </w:tcPr>
          <w:p w14:paraId="6D167E5D" w14:textId="14A8BD6B" w:rsidR="00410912" w:rsidRPr="00370FAB" w:rsidRDefault="0022545A"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 de segmentos TCP con carga y secuencia repetida</w:t>
            </w:r>
          </w:p>
        </w:tc>
        <w:tc>
          <w:tcPr>
            <w:tcW w:w="260" w:type="pct"/>
            <w:vAlign w:val="center"/>
          </w:tcPr>
          <w:p w14:paraId="12FAA7E7" w14:textId="706C6DF9"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350814F9" w14:textId="20741599"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10</w:t>
            </w:r>
          </w:p>
        </w:tc>
        <w:tc>
          <w:tcPr>
            <w:tcW w:w="590" w:type="pct"/>
            <w:noWrap/>
            <w:tcMar>
              <w:left w:w="28" w:type="dxa"/>
              <w:right w:w="28" w:type="dxa"/>
            </w:tcMar>
            <w:vAlign w:val="center"/>
          </w:tcPr>
          <w:p w14:paraId="121955F3" w14:textId="1E0DBDD8"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362925A2" w14:textId="77777777" w:rsidTr="00A967FE">
        <w:tc>
          <w:tcPr>
            <w:tcW w:w="248" w:type="pct"/>
          </w:tcPr>
          <w:p w14:paraId="1989D415" w14:textId="7708A577"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16</w:t>
            </w:r>
          </w:p>
        </w:tc>
        <w:tc>
          <w:tcPr>
            <w:tcW w:w="3320" w:type="pct"/>
          </w:tcPr>
          <w:p w14:paraId="5799F12F" w14:textId="11A8EB3A" w:rsidR="00410912" w:rsidRPr="00370FAB" w:rsidRDefault="002726ED"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Duración media observada de los flujos hasta el cierre de ventana</w:t>
            </w:r>
          </w:p>
        </w:tc>
        <w:tc>
          <w:tcPr>
            <w:tcW w:w="260" w:type="pct"/>
            <w:vAlign w:val="center"/>
          </w:tcPr>
          <w:p w14:paraId="47C683D2" w14:textId="154753D7"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25BBF0C6" w14:textId="1AAE9513"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30</w:t>
            </w:r>
          </w:p>
        </w:tc>
        <w:tc>
          <w:tcPr>
            <w:tcW w:w="590" w:type="pct"/>
            <w:noWrap/>
            <w:tcMar>
              <w:left w:w="28" w:type="dxa"/>
              <w:right w:w="28" w:type="dxa"/>
            </w:tcMar>
            <w:vAlign w:val="center"/>
          </w:tcPr>
          <w:p w14:paraId="36109B78" w14:textId="3A905EEF"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Segundos</w:t>
            </w:r>
          </w:p>
        </w:tc>
      </w:tr>
      <w:tr w:rsidR="00410912" w:rsidRPr="00370FAB" w14:paraId="766BA980" w14:textId="77777777" w:rsidTr="00A967FE">
        <w:tc>
          <w:tcPr>
            <w:tcW w:w="248" w:type="pct"/>
          </w:tcPr>
          <w:p w14:paraId="639585ED" w14:textId="77703159"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17</w:t>
            </w:r>
          </w:p>
        </w:tc>
        <w:tc>
          <w:tcPr>
            <w:tcW w:w="3320" w:type="pct"/>
          </w:tcPr>
          <w:p w14:paraId="7A3FB946" w14:textId="62EB908B" w:rsidR="00410912" w:rsidRPr="00370FAB" w:rsidRDefault="002726ED"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 de bytes transmitidos respecto al total transmitido y recibido</w:t>
            </w:r>
          </w:p>
        </w:tc>
        <w:tc>
          <w:tcPr>
            <w:tcW w:w="260" w:type="pct"/>
            <w:vAlign w:val="center"/>
          </w:tcPr>
          <w:p w14:paraId="79B3AD02" w14:textId="738EA268" w:rsidR="00410912" w:rsidRPr="00370FAB" w:rsidRDefault="002726E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L4</w:t>
            </w:r>
          </w:p>
        </w:tc>
        <w:tc>
          <w:tcPr>
            <w:tcW w:w="582" w:type="pct"/>
            <w:vAlign w:val="center"/>
          </w:tcPr>
          <w:p w14:paraId="7D012C38" w14:textId="41147E8B"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30</w:t>
            </w:r>
          </w:p>
        </w:tc>
        <w:tc>
          <w:tcPr>
            <w:tcW w:w="590" w:type="pct"/>
            <w:noWrap/>
            <w:tcMar>
              <w:left w:w="28" w:type="dxa"/>
              <w:right w:w="28" w:type="dxa"/>
            </w:tcMar>
            <w:vAlign w:val="center"/>
          </w:tcPr>
          <w:p w14:paraId="310A6258" w14:textId="4F50CE07"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5766D1CF" w14:textId="77777777" w:rsidTr="00A967FE">
        <w:tc>
          <w:tcPr>
            <w:tcW w:w="248" w:type="pct"/>
          </w:tcPr>
          <w:p w14:paraId="1B52840B" w14:textId="04334DB2"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18</w:t>
            </w:r>
          </w:p>
        </w:tc>
        <w:tc>
          <w:tcPr>
            <w:tcW w:w="3320" w:type="pct"/>
          </w:tcPr>
          <w:p w14:paraId="47A06D3E" w14:textId="7CB825F0" w:rsidR="00410912" w:rsidRPr="00370FAB" w:rsidRDefault="000359BB"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 de transacciones HTTP con estado ≥ 400</w:t>
            </w:r>
          </w:p>
        </w:tc>
        <w:tc>
          <w:tcPr>
            <w:tcW w:w="260" w:type="pct"/>
            <w:vAlign w:val="center"/>
          </w:tcPr>
          <w:p w14:paraId="708BB5CB" w14:textId="5A80FD16"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3ACA1785" w14:textId="3271F6FA"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75F51D02" w14:textId="68B5E4FE"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0C266DE3" w14:textId="77777777" w:rsidTr="00A967FE">
        <w:tc>
          <w:tcPr>
            <w:tcW w:w="248" w:type="pct"/>
          </w:tcPr>
          <w:p w14:paraId="1E8BC440" w14:textId="6D004B6F"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19</w:t>
            </w:r>
          </w:p>
        </w:tc>
        <w:tc>
          <w:tcPr>
            <w:tcW w:w="3320" w:type="pct"/>
          </w:tcPr>
          <w:p w14:paraId="72F47AC0" w14:textId="75B86112" w:rsidR="00410912" w:rsidRPr="00370FAB" w:rsidRDefault="000359BB"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Razón de respuestas NXDOMAIN respecto a consultas DNS, acotada a uno</w:t>
            </w:r>
          </w:p>
        </w:tc>
        <w:tc>
          <w:tcPr>
            <w:tcW w:w="260" w:type="pct"/>
            <w:vAlign w:val="center"/>
          </w:tcPr>
          <w:p w14:paraId="28161E19" w14:textId="66B3E3B7"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738D72C8" w14:textId="38D06452"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14794A5C" w14:textId="6BB1D12B"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46614B99" w14:textId="77777777" w:rsidTr="00A967FE">
        <w:tc>
          <w:tcPr>
            <w:tcW w:w="248" w:type="pct"/>
          </w:tcPr>
          <w:p w14:paraId="3952555D" w14:textId="188E57A1"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20</w:t>
            </w:r>
          </w:p>
        </w:tc>
        <w:tc>
          <w:tcPr>
            <w:tcW w:w="3320" w:type="pct"/>
          </w:tcPr>
          <w:p w14:paraId="26A19798" w14:textId="65CD813B" w:rsidR="00410912" w:rsidRPr="00370FAB" w:rsidRDefault="000359BB"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Tasa de sesiones TLS observadas</w:t>
            </w:r>
          </w:p>
        </w:tc>
        <w:tc>
          <w:tcPr>
            <w:tcW w:w="260" w:type="pct"/>
            <w:vAlign w:val="center"/>
          </w:tcPr>
          <w:p w14:paraId="20416EA6" w14:textId="45CF97F9"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093E9446" w14:textId="4163BC38"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40CAFD39" w14:textId="549E89E2" w:rsidR="00410912" w:rsidRPr="00370FAB" w:rsidRDefault="00EE19A0"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Sesiones/s</w:t>
            </w:r>
          </w:p>
        </w:tc>
      </w:tr>
      <w:tr w:rsidR="00410912" w:rsidRPr="00370FAB" w14:paraId="73F5D6E6" w14:textId="77777777" w:rsidTr="00A967FE">
        <w:tc>
          <w:tcPr>
            <w:tcW w:w="248" w:type="pct"/>
          </w:tcPr>
          <w:p w14:paraId="1D9E08E5" w14:textId="3696E341"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21</w:t>
            </w:r>
          </w:p>
        </w:tc>
        <w:tc>
          <w:tcPr>
            <w:tcW w:w="3320" w:type="pct"/>
          </w:tcPr>
          <w:p w14:paraId="52C80AA3" w14:textId="0F638301" w:rsidR="00410912" w:rsidRPr="00370FAB" w:rsidRDefault="00B71B56"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Tasa de solicitudes HTTP</w:t>
            </w:r>
          </w:p>
        </w:tc>
        <w:tc>
          <w:tcPr>
            <w:tcW w:w="260" w:type="pct"/>
            <w:vAlign w:val="center"/>
          </w:tcPr>
          <w:p w14:paraId="5F4CFA10" w14:textId="2A39C3F4"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27221267" w14:textId="559E644E"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6128C40B" w14:textId="4CDEED40" w:rsidR="00410912" w:rsidRPr="00370FAB" w:rsidRDefault="00965031"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Solicitudes/s</w:t>
            </w:r>
          </w:p>
        </w:tc>
      </w:tr>
      <w:tr w:rsidR="00410912" w:rsidRPr="00370FAB" w14:paraId="264E6F2B" w14:textId="77777777" w:rsidTr="00A967FE">
        <w:tc>
          <w:tcPr>
            <w:tcW w:w="248" w:type="pct"/>
          </w:tcPr>
          <w:p w14:paraId="39422DE4" w14:textId="6D111B32"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22</w:t>
            </w:r>
          </w:p>
        </w:tc>
        <w:tc>
          <w:tcPr>
            <w:tcW w:w="3320" w:type="pct"/>
          </w:tcPr>
          <w:p w14:paraId="3AE752E1" w14:textId="452D648B" w:rsidR="00410912" w:rsidRPr="00370FAB" w:rsidRDefault="00B71B56"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Entropía de los métodos HTTP</w:t>
            </w:r>
          </w:p>
        </w:tc>
        <w:tc>
          <w:tcPr>
            <w:tcW w:w="260" w:type="pct"/>
            <w:vAlign w:val="center"/>
          </w:tcPr>
          <w:p w14:paraId="57634D6A" w14:textId="1B7059BD"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179DC6E2" w14:textId="60282DCC"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1AE38ABF" w14:textId="52F9067E" w:rsidR="00410912" w:rsidRPr="00370FAB" w:rsidRDefault="00965031"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Bits</w:t>
            </w:r>
          </w:p>
        </w:tc>
      </w:tr>
      <w:tr w:rsidR="00410912" w:rsidRPr="00370FAB" w14:paraId="7117F616" w14:textId="77777777" w:rsidTr="00A967FE">
        <w:tc>
          <w:tcPr>
            <w:tcW w:w="248" w:type="pct"/>
          </w:tcPr>
          <w:p w14:paraId="2A0B9DCA" w14:textId="63C08AED"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23</w:t>
            </w:r>
          </w:p>
        </w:tc>
        <w:tc>
          <w:tcPr>
            <w:tcW w:w="3320" w:type="pct"/>
          </w:tcPr>
          <w:p w14:paraId="1AB107B5" w14:textId="606FA66F" w:rsidR="00410912" w:rsidRPr="00370FAB" w:rsidRDefault="00B71B56"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 de transacciones HTTP con estado 401 o 403</w:t>
            </w:r>
          </w:p>
        </w:tc>
        <w:tc>
          <w:tcPr>
            <w:tcW w:w="260" w:type="pct"/>
            <w:vAlign w:val="center"/>
          </w:tcPr>
          <w:p w14:paraId="14815C82" w14:textId="73AB60AD"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41C6B215" w14:textId="2AF3298A" w:rsidR="00410912" w:rsidRPr="00370FAB" w:rsidRDefault="00754C9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7EAA94B6" w14:textId="11ED1866" w:rsidR="00410912" w:rsidRPr="00370FAB" w:rsidRDefault="00965031"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734D1AD3" w14:textId="77777777" w:rsidTr="00A967FE">
        <w:tc>
          <w:tcPr>
            <w:tcW w:w="248" w:type="pct"/>
          </w:tcPr>
          <w:p w14:paraId="3F48A074" w14:textId="1B33E29B"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24</w:t>
            </w:r>
          </w:p>
        </w:tc>
        <w:tc>
          <w:tcPr>
            <w:tcW w:w="3320" w:type="pct"/>
          </w:tcPr>
          <w:p w14:paraId="604062B9" w14:textId="6DFE72BA" w:rsidR="00410912" w:rsidRPr="00370FAB" w:rsidRDefault="00B71B56"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Tasa de consultas DNS</w:t>
            </w:r>
          </w:p>
        </w:tc>
        <w:tc>
          <w:tcPr>
            <w:tcW w:w="260" w:type="pct"/>
            <w:vAlign w:val="center"/>
          </w:tcPr>
          <w:p w14:paraId="21183238" w14:textId="372B3955"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384B4E1C" w14:textId="46CC6A57" w:rsidR="00410912" w:rsidRPr="00370FAB" w:rsidRDefault="00A004D8"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3C0051C1" w14:textId="13A49621" w:rsidR="00410912" w:rsidRPr="00370FAB" w:rsidRDefault="00965031"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Consultas/s</w:t>
            </w:r>
          </w:p>
        </w:tc>
      </w:tr>
      <w:tr w:rsidR="00410912" w:rsidRPr="00370FAB" w14:paraId="32004A6F" w14:textId="77777777" w:rsidTr="00A967FE">
        <w:tc>
          <w:tcPr>
            <w:tcW w:w="248" w:type="pct"/>
          </w:tcPr>
          <w:p w14:paraId="700AF5F4" w14:textId="18240BD8"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25</w:t>
            </w:r>
          </w:p>
        </w:tc>
        <w:tc>
          <w:tcPr>
            <w:tcW w:w="3320" w:type="pct"/>
          </w:tcPr>
          <w:p w14:paraId="6F8A81A8" w14:textId="1E835F2C" w:rsidR="00410912" w:rsidRPr="00370FAB" w:rsidRDefault="00B71B56"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Razón de nombres DNS distintos respecto a consultas</w:t>
            </w:r>
          </w:p>
        </w:tc>
        <w:tc>
          <w:tcPr>
            <w:tcW w:w="260" w:type="pct"/>
            <w:vAlign w:val="center"/>
          </w:tcPr>
          <w:p w14:paraId="2F9CF927" w14:textId="7F32D53B"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340F0F08" w14:textId="6306CBED" w:rsidR="00410912" w:rsidRPr="00370FAB" w:rsidRDefault="00A004D8"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40C072C8" w14:textId="4C67E0BE" w:rsidR="00410912" w:rsidRPr="00370FAB" w:rsidRDefault="00965031"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4FC68997" w14:textId="77777777" w:rsidTr="00A967FE">
        <w:tc>
          <w:tcPr>
            <w:tcW w:w="248" w:type="pct"/>
          </w:tcPr>
          <w:p w14:paraId="50344DC1" w14:textId="71E6558C"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26</w:t>
            </w:r>
          </w:p>
        </w:tc>
        <w:tc>
          <w:tcPr>
            <w:tcW w:w="3320" w:type="pct"/>
          </w:tcPr>
          <w:p w14:paraId="0197BF42" w14:textId="007A560F" w:rsidR="00410912" w:rsidRPr="00370FAB" w:rsidRDefault="003A7E90"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Indicador de fallos de negociación TLS basado en ausencia de versión*</w:t>
            </w:r>
          </w:p>
        </w:tc>
        <w:tc>
          <w:tcPr>
            <w:tcW w:w="260" w:type="pct"/>
            <w:vAlign w:val="center"/>
          </w:tcPr>
          <w:p w14:paraId="3590E7CC" w14:textId="7F768A69"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13194605" w14:textId="67E3B9E2" w:rsidR="00410912" w:rsidRPr="00370FAB" w:rsidRDefault="00A004D8"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4B9FE2A4" w14:textId="7BCEC693" w:rsidR="00410912" w:rsidRPr="00370FAB" w:rsidRDefault="00965031"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542DF62C" w14:textId="77777777" w:rsidTr="00A967FE">
        <w:tc>
          <w:tcPr>
            <w:tcW w:w="248" w:type="pct"/>
          </w:tcPr>
          <w:p w14:paraId="0E9941CC" w14:textId="655A798B"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27</w:t>
            </w:r>
          </w:p>
        </w:tc>
        <w:tc>
          <w:tcPr>
            <w:tcW w:w="3320" w:type="pct"/>
          </w:tcPr>
          <w:p w14:paraId="287DDDB7" w14:textId="64CB7919" w:rsidR="00410912" w:rsidRPr="00370FAB" w:rsidRDefault="003A7E90"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 xml:space="preserve">Proporción de eventos TLS 1.3 entre aquellos con versión conocida</w:t>
            </w:r>
          </w:p>
        </w:tc>
        <w:tc>
          <w:tcPr>
            <w:tcW w:w="260" w:type="pct"/>
            <w:vAlign w:val="center"/>
          </w:tcPr>
          <w:p w14:paraId="7FAF8E91" w14:textId="479A6051"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0CFD4FC2" w14:textId="287A28C0" w:rsidR="00410912" w:rsidRPr="00370FAB" w:rsidRDefault="00A004D8"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6CE97B59" w14:textId="5F6E3692" w:rsidR="00410912" w:rsidRPr="00370FAB" w:rsidRDefault="00457ED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r w:rsidR="00410912" w:rsidRPr="00370FAB" w14:paraId="149D8536" w14:textId="77777777" w:rsidTr="00A967FE">
        <w:tc>
          <w:tcPr>
            <w:tcW w:w="248" w:type="pct"/>
          </w:tcPr>
          <w:p w14:paraId="0249E51B" w14:textId="1F032F56" w:rsidR="00410912" w:rsidRPr="00370FAB" w:rsidRDefault="004A2C29"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28</w:t>
            </w:r>
          </w:p>
        </w:tc>
        <w:tc>
          <w:tcPr>
            <w:tcW w:w="3320" w:type="pct"/>
          </w:tcPr>
          <w:p w14:paraId="67E6FE98" w14:textId="3031B89E" w:rsidR="00410912" w:rsidRPr="00370FAB" w:rsidRDefault="0085795F" w:rsidP="00A07C2E">
            <w:pPr>
              <w:spacing w:after="120"/>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 de transacciones HTTP con estado 500-599</w:t>
            </w:r>
          </w:p>
        </w:tc>
        <w:tc>
          <w:tcPr>
            <w:tcW w:w="260" w:type="pct"/>
            <w:vAlign w:val="center"/>
          </w:tcPr>
          <w:p w14:paraId="23C1F97F" w14:textId="78FC8047" w:rsidR="00410912" w:rsidRPr="00370FAB" w:rsidRDefault="001516A5"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L7</w:t>
            </w:r>
          </w:p>
        </w:tc>
        <w:tc>
          <w:tcPr>
            <w:tcW w:w="582" w:type="pct"/>
            <w:vAlign w:val="center"/>
          </w:tcPr>
          <w:p w14:paraId="638D334F" w14:textId="06B038F3" w:rsidR="00410912" w:rsidRPr="00370FAB" w:rsidRDefault="00A004D8"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60</w:t>
            </w:r>
          </w:p>
        </w:tc>
        <w:tc>
          <w:tcPr>
            <w:tcW w:w="590" w:type="pct"/>
            <w:noWrap/>
            <w:tcMar>
              <w:left w:w="28" w:type="dxa"/>
              <w:right w:w="28" w:type="dxa"/>
            </w:tcMar>
            <w:vAlign w:val="center"/>
          </w:tcPr>
          <w:p w14:paraId="3AF6440D" w14:textId="3E46C8E1" w:rsidR="00410912" w:rsidRPr="00370FAB" w:rsidRDefault="00457EDD" w:rsidP="000031D8">
            <w:pPr>
              <w:spacing w:after="120"/>
              <w:jc w:val="center"/>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Proporción</w:t>
            </w:r>
          </w:p>
        </w:tc>
      </w:tr>
    </w:tbl>
    <w:p w14:paraId="034B07BE" w14:textId="77777777" w:rsidR="00A25C2F" w:rsidRPr="008A25D8" w:rsidRDefault="00A25C2F" w:rsidP="003C4CCC">
      <w:pPr>
        <w:spacing w:after="0" w:line="20" w:lineRule="exact"/>
        <w:jc w:val="both"/>
        <w:rPr>
          <w:rFonts w:ascii="Times New Roman" w:eastAsia="Times New Roman" w:hAnsi="Times New Roman" w:cs="Times New Roman"/>
          <w:b/>
          <w:bCs/>
          <w:color w:val="000000" w:themeColor="text1"/>
          <w:sz w:val="2"/>
          <w:szCs w:val="2"/>
          <w:lang w:val="es-PE"/>
        </w:rPr>
      </w:pPr>
    </w:p>
    <w:p w14:paraId="69423A69" w14:textId="7AFF21AB" w:rsidR="00694FF4" w:rsidRPr="00D35295" w:rsidRDefault="00694FF4" w:rsidP="00FF7E5D">
      <w:pPr>
        <w:spacing w:after="120" w:line="240" w:lineRule="auto"/>
        <w:jc w:val="both"/>
        <w:rPr>
          <w:rFonts w:ascii="Times New Roman" w:eastAsia="Times New Roman" w:hAnsi="Times New Roman" w:cs="Times New Roman"/>
          <w:b/>
          <w:bCs/>
          <w:color w:val="000000" w:themeColor="text1"/>
          <w:sz w:val="2"/>
          <w:szCs w:val="2"/>
          <w:lang w:val="es-PE"/>
        </w:rPr>
        <w:sectPr w:rsidR="00694FF4" w:rsidRPr="00D35295" w:rsidSect="005E1DCD">
          <w:type w:val="continuous"/>
          <w:pgSz w:w="11909" w:h="16834"/>
          <w:pgMar w:top="1440" w:right="1080" w:bottom="1440" w:left="1080" w:header="720" w:footer="720" w:gutter="0"/>
          <w:cols w:space="432"/>
          <w:docGrid w:linePitch="360"/>
        </w:sectPr>
      </w:pPr>
    </w:p>
    <w:p w14:paraId="1417D79C" w14:textId="5C333056" w:rsidR="00FF7E5D" w:rsidRPr="00FF7E5D" w:rsidRDefault="00FF7E5D" w:rsidP="00FF7E5D">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lastRenderedPageBreak/>
        <w:t xml:space="preserve">3.3.3 Partición del dataset</w:t>
      </w:r>
    </w:p>
    <w:p w14:paraId="2FAF41E6" w14:textId="77777777" w:rsidR="001348D8" w:rsidRDefault="002D38C8" w:rsidP="00921EA5">
      <w:pPr>
        <w:spacing w:after="120" w:line="240" w:lineRule="auto"/>
        <w:ind w:firstLine="288"/>
        <w:jc w:val="both"/>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lang w:val="es-ES"/>
        </w:rPr>
        <w:t xml:space="preserve">La base considerada para la partición comprende 337 799 observaciones de tráfico normal. Estas se organizan en bloques temporales de dos horas y se distribuyen de forma determinista entre entrenamiento, validación y prueba. La asignación sigue un patrón cíclico de cinco bloques: entrenamiento, entrenamiento, validación, entrenamiento y prueba. Este procedimiento establece una distribución aproximada de 60%, 20% y 20%, permitiendo incorporar distintas franjas horarias en los tres subconjuntos. </w:t>
      </w:r>
    </w:p>
    <w:p w14:paraId="0B70804C" w14:textId="3E7BD536" w:rsidR="00410912" w:rsidRDefault="009475F3" w:rsidP="00921EA5">
      <w:pPr>
        <w:spacing w:after="120" w:line="240" w:lineRule="auto"/>
        <w:ind w:firstLine="288"/>
        <w:jc w:val="both"/>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lang w:val="es-ES"/>
        </w:rPr>
        <w:t xml:space="preserve">Debido a que las características utilizan hasta 60 s de información retrospectiva, las observaciones cercanas al límite entre bloques pueden compartir paquetes o eventos. Para evitar este solapamiento entre subconjuntos, se aplica una banda de guarda de 60 s al inicio de cada bloque posterior al primero. Este criterio deja fuera a 2 778 observaciones, por lo que el conjunto finalmente utilizado comprende 335 021 observaciones.</w:t>
      </w:r>
    </w:p>
    <w:p w14:paraId="51DE41E6" w14:textId="29597D6D" w:rsidR="001348D8" w:rsidRDefault="001348D8" w:rsidP="00921EA5">
      <w:pPr>
        <w:spacing w:after="120" w:line="240" w:lineRule="auto"/>
        <w:ind w:firstLine="288"/>
        <w:jc w:val="both"/>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lang w:val="es-ES"/>
        </w:rPr>
        <w:t>El subconjunto de entrenamiento se emplea para ajustar el escalador y el Isolation Forest; el de validación para calibrar el umbral de anomalía; y el de prueba para estimar la tasa de falsos positivos sobre tráfico normal. La Tabla 3 presenta la composición de la base y su distribución final</w:t>
      </w:r>
    </w:p>
    <w:p w14:paraId="10A06784" w14:textId="4F6BBFC2" w:rsidR="001348D8" w:rsidRDefault="001348D8" w:rsidP="00255C8F">
      <w:pPr>
        <w:spacing w:before="120" w:after="0" w:line="240" w:lineRule="auto"/>
        <w:jc w:val="both"/>
        <w:rPr>
          <w:rFonts w:ascii="Times New Roman" w:eastAsia="Times New Roman" w:hAnsi="Times New Roman" w:cs="Times New Roman"/>
          <w:color w:val="000000" w:themeColor="text1"/>
          <w:sz w:val="20"/>
          <w:szCs w:val="20"/>
          <w:lang w:val="es-ES"/>
        </w:rPr>
      </w:pPr>
      <w:r>
        <w:rPr>
          <w:rFonts w:ascii="Times New Roman" w:eastAsia="Times New Roman" w:hAnsi="Times New Roman" w:cs="Times New Roman"/>
          <w:color w:val="000000" w:themeColor="text1"/>
          <w:sz w:val="20"/>
          <w:szCs w:val="20"/>
          <w:lang w:val="es-ES"/>
        </w:rPr>
        <w:t xml:space="preserve">Tabla 3. Composición y partición de los datos normales</w:t>
      </w:r>
    </w:p>
    <w:tbl>
      <w:tblPr>
        <w:tblStyle w:val="Tablaconcuadrcula"/>
        <w:tblW w:w="0" w:type="auto"/>
        <w:tblInd w:w="38" w:type="dxa"/>
        <w:tblLook w:val="04A0" w:firstRow="1" w:lastRow="0" w:firstColumn="1" w:lastColumn="0" w:noHBand="0" w:noVBand="1"/>
      </w:tblPr>
      <w:tblGrid>
        <w:gridCol w:w="1607"/>
        <w:gridCol w:w="1245"/>
        <w:gridCol w:w="1846"/>
      </w:tblGrid>
      <w:tr w:rsidR="007C294D" w:rsidRPr="007C294D" w14:paraId="54AAF8E8" w14:textId="77777777" w:rsidTr="009F10F2">
        <w:tc>
          <w:tcPr>
            <w:tcW w:w="1771" w:type="dxa"/>
            <w:vAlign w:val="center"/>
          </w:tcPr>
          <w:p w14:paraId="01006269" w14:textId="4B4B5911" w:rsidR="007C294D" w:rsidRPr="00F62EA5" w:rsidRDefault="007C294D" w:rsidP="00302B24">
            <w:pPr>
              <w:jc w:val="center"/>
              <w:rPr>
                <w:rFonts w:ascii="Times New Roman" w:eastAsia="Times New Roman" w:hAnsi="Times New Roman" w:cs="Times New Roman"/>
                <w:b/>
                <w:bCs/>
                <w:iCs/>
                <w:color w:val="000000" w:themeColor="text1"/>
                <w:sz w:val="20"/>
                <w:szCs w:val="20"/>
                <w:lang w:val="es-PE"/>
              </w:rPr>
            </w:pPr>
            <w:r>
              <w:rPr>
                <w:rFonts w:ascii="Times New Roman" w:eastAsia="Times New Roman" w:hAnsi="Times New Roman" w:cs="Times New Roman"/>
                <w:b/>
                <w:bCs/>
                <w:iCs/>
                <w:color w:val="000000" w:themeColor="text1"/>
                <w:sz w:val="20"/>
                <w:szCs w:val="20"/>
                <w:lang w:val="es-PE"/>
              </w:rPr>
              <w:t>Componente</w:t>
            </w:r>
          </w:p>
        </w:tc>
        <w:tc>
          <w:tcPr>
            <w:tcW w:w="709" w:type="dxa"/>
            <w:noWrap/>
            <w:tcMar>
              <w:left w:w="28" w:type="dxa"/>
              <w:right w:w="28" w:type="dxa"/>
            </w:tcMar>
            <w:vAlign w:val="center"/>
          </w:tcPr>
          <w:p w14:paraId="06CC0F52" w14:textId="6C69FEF0" w:rsidR="007C294D" w:rsidRPr="00F62EA5" w:rsidRDefault="007C294D" w:rsidP="00302B24">
            <w:pPr>
              <w:jc w:val="center"/>
              <w:rPr>
                <w:rFonts w:ascii="Times New Roman" w:eastAsia="Times New Roman" w:hAnsi="Times New Roman" w:cs="Times New Roman"/>
                <w:b/>
                <w:bCs/>
                <w:iCs/>
                <w:color w:val="000000" w:themeColor="text1"/>
                <w:sz w:val="20"/>
                <w:szCs w:val="20"/>
                <w:lang w:val="es-PE"/>
              </w:rPr>
            </w:pPr>
            <w:r>
              <w:rPr>
                <w:rFonts w:ascii="Times New Roman" w:eastAsia="Times New Roman" w:hAnsi="Times New Roman" w:cs="Times New Roman"/>
                <w:b/>
                <w:bCs/>
                <w:iCs/>
                <w:color w:val="000000" w:themeColor="text1"/>
                <w:sz w:val="20"/>
                <w:szCs w:val="20"/>
                <w:lang w:val="es-PE"/>
              </w:rPr>
              <w:t>Número de observaciones</w:t>
            </w:r>
          </w:p>
        </w:tc>
        <w:tc>
          <w:tcPr>
            <w:tcW w:w="2180" w:type="dxa"/>
            <w:vAlign w:val="center"/>
          </w:tcPr>
          <w:p w14:paraId="5D74609B" w14:textId="28FD4CDB" w:rsidR="007C294D" w:rsidRPr="00F62EA5" w:rsidRDefault="007C294D" w:rsidP="00302B24">
            <w:pPr>
              <w:jc w:val="center"/>
              <w:rPr>
                <w:rFonts w:ascii="Times New Roman" w:eastAsia="Times New Roman" w:hAnsi="Times New Roman" w:cs="Times New Roman"/>
                <w:b/>
                <w:bCs/>
                <w:iCs/>
                <w:color w:val="000000" w:themeColor="text1"/>
                <w:sz w:val="20"/>
                <w:szCs w:val="20"/>
                <w:lang w:val="es-PE"/>
              </w:rPr>
            </w:pPr>
            <w:r>
              <w:rPr>
                <w:rFonts w:ascii="Times New Roman" w:eastAsia="Times New Roman" w:hAnsi="Times New Roman" w:cs="Times New Roman"/>
                <w:b/>
                <w:bCs/>
                <w:iCs/>
                <w:color w:val="000000" w:themeColor="text1"/>
                <w:sz w:val="20"/>
                <w:szCs w:val="20"/>
                <w:lang w:val="es-PE"/>
              </w:rPr>
              <w:t>Propósito</w:t>
            </w:r>
          </w:p>
        </w:tc>
      </w:tr>
      <w:tr w:rsidR="007C294D" w:rsidRPr="007C294D" w14:paraId="166C7FC2" w14:textId="77777777" w:rsidTr="00FA1D46">
        <w:tc>
          <w:tcPr>
            <w:tcW w:w="1771" w:type="dxa"/>
            <w:vAlign w:val="center"/>
          </w:tcPr>
          <w:p w14:paraId="3E1BAF4D" w14:textId="6331D1B9" w:rsidR="007C294D" w:rsidRPr="007C294D" w:rsidRDefault="007C294D"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Base considerada para la partición</w:t>
            </w:r>
          </w:p>
        </w:tc>
        <w:tc>
          <w:tcPr>
            <w:tcW w:w="709" w:type="dxa"/>
            <w:noWrap/>
            <w:tcMar>
              <w:left w:w="28" w:type="dxa"/>
              <w:right w:w="28" w:type="dxa"/>
            </w:tcMar>
            <w:vAlign w:val="center"/>
          </w:tcPr>
          <w:p w14:paraId="472100B4" w14:textId="070D4B6D" w:rsidR="007C294D" w:rsidRPr="007C294D" w:rsidRDefault="007C294D"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337 799</w:t>
            </w:r>
          </w:p>
        </w:tc>
        <w:tc>
          <w:tcPr>
            <w:tcW w:w="2180" w:type="dxa"/>
            <w:vAlign w:val="center"/>
          </w:tcPr>
          <w:p w14:paraId="5824CA2A" w14:textId="07BD6F9A"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Observaciones antes del descarte por banda de guarda</w:t>
            </w:r>
          </w:p>
        </w:tc>
      </w:tr>
      <w:tr w:rsidR="007C294D" w:rsidRPr="007C294D" w14:paraId="575736F2" w14:textId="77777777" w:rsidTr="00FA1D46">
        <w:tc>
          <w:tcPr>
            <w:tcW w:w="1771" w:type="dxa"/>
            <w:vAlign w:val="center"/>
          </w:tcPr>
          <w:p w14:paraId="5B6DE86D" w14:textId="4ED01545"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Descartadas por banda de guarda</w:t>
            </w:r>
          </w:p>
        </w:tc>
        <w:tc>
          <w:tcPr>
            <w:tcW w:w="709" w:type="dxa"/>
            <w:noWrap/>
            <w:tcMar>
              <w:left w:w="28" w:type="dxa"/>
              <w:right w:w="28" w:type="dxa"/>
            </w:tcMar>
            <w:vAlign w:val="center"/>
          </w:tcPr>
          <w:p w14:paraId="227A8B38" w14:textId="6B21030A"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2 778</w:t>
            </w:r>
          </w:p>
        </w:tc>
        <w:tc>
          <w:tcPr>
            <w:tcW w:w="2180" w:type="dxa"/>
            <w:vAlign w:val="center"/>
          </w:tcPr>
          <w:p w14:paraId="523BB337" w14:textId="03231645"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Evitar el solapamiento temporal entre subconjuntos</w:t>
            </w:r>
          </w:p>
        </w:tc>
      </w:tr>
      <w:tr w:rsidR="007C294D" w:rsidRPr="007C294D" w14:paraId="4569DAF6" w14:textId="77777777" w:rsidTr="00FA1D46">
        <w:tc>
          <w:tcPr>
            <w:tcW w:w="1771" w:type="dxa"/>
            <w:vAlign w:val="center"/>
          </w:tcPr>
          <w:p w14:paraId="47E3C651" w14:textId="48C0FD75"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Entrenamiento</w:t>
            </w:r>
          </w:p>
        </w:tc>
        <w:tc>
          <w:tcPr>
            <w:tcW w:w="709" w:type="dxa"/>
            <w:noWrap/>
            <w:tcMar>
              <w:left w:w="28" w:type="dxa"/>
              <w:right w:w="28" w:type="dxa"/>
            </w:tcMar>
            <w:vAlign w:val="center"/>
          </w:tcPr>
          <w:p w14:paraId="083BFA8E" w14:textId="3E0773AB" w:rsidR="007C294D" w:rsidRPr="007C294D" w:rsidRDefault="00F6296D"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 xml:space="preserve">203 967</w:t>
            </w:r>
          </w:p>
        </w:tc>
        <w:tc>
          <w:tcPr>
            <w:tcW w:w="2180" w:type="dxa"/>
            <w:vAlign w:val="center"/>
          </w:tcPr>
          <w:p w14:paraId="0007C6FF" w14:textId="65FE6A75"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Ajustar el escalador y el Isolation Forest</w:t>
            </w:r>
          </w:p>
        </w:tc>
      </w:tr>
      <w:tr w:rsidR="007C294D" w:rsidRPr="007C294D" w14:paraId="0DC0A980" w14:textId="77777777" w:rsidTr="00FA1D46">
        <w:tc>
          <w:tcPr>
            <w:tcW w:w="1771" w:type="dxa"/>
            <w:vAlign w:val="center"/>
          </w:tcPr>
          <w:p w14:paraId="0901DD4C" w14:textId="44E8EDDC"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Validación</w:t>
            </w:r>
          </w:p>
        </w:tc>
        <w:tc>
          <w:tcPr>
            <w:tcW w:w="709" w:type="dxa"/>
            <w:noWrap/>
            <w:tcMar>
              <w:left w:w="28" w:type="dxa"/>
              <w:right w:w="28" w:type="dxa"/>
            </w:tcMar>
            <w:vAlign w:val="center"/>
          </w:tcPr>
          <w:p w14:paraId="27936A21" w14:textId="49D01A70" w:rsidR="007C294D" w:rsidRPr="007C294D" w:rsidRDefault="009F10F2"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65 633</w:t>
            </w:r>
          </w:p>
        </w:tc>
        <w:tc>
          <w:tcPr>
            <w:tcW w:w="2180" w:type="dxa"/>
            <w:vAlign w:val="center"/>
          </w:tcPr>
          <w:p w14:paraId="5D5B2C55" w14:textId="2589FC77"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Calibrar el umbral de anomalía</w:t>
            </w:r>
          </w:p>
        </w:tc>
      </w:tr>
      <w:tr w:rsidR="007C294D" w:rsidRPr="007C294D" w14:paraId="2793DF18" w14:textId="77777777" w:rsidTr="00FA1D46">
        <w:tc>
          <w:tcPr>
            <w:tcW w:w="1771" w:type="dxa"/>
            <w:vAlign w:val="center"/>
          </w:tcPr>
          <w:p w14:paraId="33334734" w14:textId="6F11115C"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Prueba</w:t>
            </w:r>
          </w:p>
        </w:tc>
        <w:tc>
          <w:tcPr>
            <w:tcW w:w="709" w:type="dxa"/>
            <w:noWrap/>
            <w:tcMar>
              <w:left w:w="28" w:type="dxa"/>
              <w:right w:w="28" w:type="dxa"/>
            </w:tcMar>
            <w:vAlign w:val="center"/>
          </w:tcPr>
          <w:p w14:paraId="513F561A" w14:textId="2AB21CC0" w:rsidR="007C294D" w:rsidRPr="007C294D" w:rsidRDefault="009F10F2"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65 421</w:t>
            </w:r>
          </w:p>
        </w:tc>
        <w:tc>
          <w:tcPr>
            <w:tcW w:w="2180" w:type="dxa"/>
            <w:vAlign w:val="center"/>
          </w:tcPr>
          <w:p w14:paraId="05D716D7" w14:textId="240CBCFE"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Estimar la tasa de falsos positivos</w:t>
            </w:r>
          </w:p>
        </w:tc>
      </w:tr>
      <w:tr w:rsidR="007C294D" w:rsidRPr="007C294D" w14:paraId="483E0CA1" w14:textId="77777777" w:rsidTr="00FA1D46">
        <w:tc>
          <w:tcPr>
            <w:tcW w:w="1771" w:type="dxa"/>
            <w:vAlign w:val="center"/>
          </w:tcPr>
          <w:p w14:paraId="6EE25CE7" w14:textId="40275E53"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Total utilizado</w:t>
            </w:r>
          </w:p>
        </w:tc>
        <w:tc>
          <w:tcPr>
            <w:tcW w:w="709" w:type="dxa"/>
            <w:noWrap/>
            <w:tcMar>
              <w:left w:w="28" w:type="dxa"/>
              <w:right w:w="28" w:type="dxa"/>
            </w:tcMar>
            <w:vAlign w:val="center"/>
          </w:tcPr>
          <w:p w14:paraId="7D130B2A" w14:textId="2CE0D75E" w:rsidR="007C294D" w:rsidRPr="007C294D" w:rsidRDefault="009F10F2"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335 021</w:t>
            </w:r>
          </w:p>
        </w:tc>
        <w:tc>
          <w:tcPr>
            <w:tcW w:w="2180" w:type="dxa"/>
            <w:vAlign w:val="center"/>
          </w:tcPr>
          <w:p w14:paraId="5EA05732" w14:textId="0AAE3609" w:rsidR="007C294D" w:rsidRPr="007C294D" w:rsidRDefault="00F62EA5" w:rsidP="001D1941">
            <w:pPr>
              <w:jc w:val="center"/>
              <w:rPr>
                <w:rFonts w:ascii="Times New Roman" w:eastAsia="Times New Roman" w:hAnsi="Times New Roman" w:cs="Times New Roman"/>
                <w:iCs/>
                <w:color w:val="000000" w:themeColor="text1"/>
                <w:sz w:val="20"/>
                <w:szCs w:val="20"/>
                <w:lang w:val="es-PE"/>
              </w:rPr>
            </w:pPr>
            <w:r>
              <w:rPr>
                <w:rFonts w:ascii="Times New Roman" w:eastAsia="Times New Roman" w:hAnsi="Times New Roman" w:cs="Times New Roman"/>
                <w:iCs/>
                <w:color w:val="000000" w:themeColor="text1"/>
                <w:sz w:val="20"/>
                <w:szCs w:val="20"/>
                <w:lang w:val="es-PE"/>
              </w:rPr>
              <w:t>Suma de entrenamiento, validación y prueba</w:t>
            </w:r>
          </w:p>
        </w:tc>
      </w:tr>
    </w:tbl>
    <w:p w14:paraId="19487B80" w14:textId="77777777" w:rsidR="00FC1E3F" w:rsidRPr="00E00A6A" w:rsidRDefault="00FC1E3F" w:rsidP="00FC1E3F">
      <w:pPr>
        <w:spacing w:after="120" w:line="240" w:lineRule="auto"/>
        <w:jc w:val="both"/>
        <w:rPr>
          <w:rFonts w:ascii="Times New Roman" w:eastAsia="Times New Roman" w:hAnsi="Times New Roman" w:cs="Times New Roman"/>
          <w:iCs/>
          <w:color w:val="000000" w:themeColor="text1"/>
          <w:sz w:val="20"/>
          <w:szCs w:val="20"/>
          <w:lang w:val="es-PE"/>
        </w:rPr>
      </w:pPr>
    </w:p>
    <w:p w14:paraId="5F331C1C" w14:textId="7CE2008C" w:rsidR="00874656" w:rsidRDefault="00A66006"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Los datos de ataque se mantienen separados del ajuste del escalador, del entrenamiento del Isolation Forest y de la calibración del umbral. Se utilizan para evaluar inicialmente la capacidad de detección del IF y, posteriormente, comparar su desempeño con el de los heurísticos y el detector combinado. Los escenarios y las condiciones experimentales se detallan en la sección 3.6.</w:t>
      </w:r>
    </w:p>
    <w:p w14:paraId="74FDDCFA" w14:textId="0347B85E" w:rsidR="00E713C8" w:rsidRPr="00E713C8" w:rsidRDefault="00E713C8" w:rsidP="00E713C8">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 xml:space="preserve">3.3.4 Escalado y entrenamiento del Isolation Forest</w:t>
      </w:r>
    </w:p>
    <w:p w14:paraId="61C571CA" w14:textId="03002DF1" w:rsidR="00E713C8" w:rsidRDefault="009B357E"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Las 28 características se organizan en matrices numéricas, conservando el mismo orden en entrenamiento, validación y prueba. Se aplica StandardScaler utilizando la media y la desviación estándar calculadas exclusivamente con las 203 967 observaciones normales de entrenamiento. La transformación se define como, Eq. (2):</w:t>
      </w:r>
    </w:p>
    <w:p w14:paraId="23C8177E" w14:textId="510F401A" w:rsidR="00621DC7" w:rsidRPr="006F3417" w:rsidRDefault="00000000" w:rsidP="00A618E3">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z</m:t>
              </m:r>
            </m:e>
            <m:sub>
              <m:r>
                <w:rPr>
                  <w:rFonts w:ascii="Cambria Math" w:eastAsia="Times New Roman" w:hAnsi="Cambria Math" w:cs="Times New Roman"/>
                  <w:color w:val="000000" w:themeColor="text1"/>
                  <w:lang w:val="es-PE"/>
                </w:rPr>
                <m:t>ij</m:t>
              </m:r>
            </m:sub>
          </m:sSub>
          <m:r>
            <w:rPr>
              <w:rFonts w:ascii="Cambria Math" w:eastAsia="Times New Roman" w:hAnsi="Cambria Math" w:cs="Times New Roman"/>
              <w:color w:val="000000" w:themeColor="text1"/>
              <w:lang w:val="es-PE"/>
            </w:rPr>
            <m:t>=</m:t>
          </m:r>
          <m:f>
            <m:fPr>
              <m:ctrlPr>
                <w:rPr>
                  <w:rFonts w:ascii="Cambria Math" w:eastAsia="Times New Roman" w:hAnsi="Cambria Math" w:cs="Times New Roman"/>
                  <w:i/>
                  <w:color w:val="000000" w:themeColor="text1"/>
                  <w:lang w:val="es-PE"/>
                </w:rPr>
              </m:ctrlPr>
            </m:fPr>
            <m:num>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x</m:t>
                  </m:r>
                </m:e>
                <m:sub>
                  <m:r>
                    <w:rPr>
                      <w:rFonts w:ascii="Cambria Math" w:eastAsia="Times New Roman" w:hAnsi="Cambria Math" w:cs="Times New Roman"/>
                      <w:color w:val="000000" w:themeColor="text1"/>
                      <w:lang w:val="es-PE"/>
                    </w:rPr>
                    <m:t>ij</m:t>
                  </m:r>
                </m:sub>
              </m:sSub>
              <m:r>
                <w:rPr>
                  <w:rFonts w:ascii="Cambria Math" w:eastAsia="Times New Roman" w:hAnsi="Cambria Math" w:cs="Times New Roman"/>
                  <w:color w:val="000000" w:themeColor="text1"/>
                  <w:lang w:val="es-PE"/>
                </w:rPr>
                <m: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μ</m:t>
                  </m:r>
                </m:e>
                <m:sub>
                  <m:r>
                    <w:rPr>
                      <w:rFonts w:ascii="Cambria Math" w:eastAsia="Times New Roman" w:hAnsi="Cambria Math" w:cs="Times New Roman"/>
                      <w:color w:val="000000" w:themeColor="text1"/>
                      <w:lang w:val="es-PE"/>
                    </w:rPr>
                    <m:t>j</m:t>
                  </m:r>
                </m:sub>
              </m:sSub>
            </m:num>
            <m:den>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s</m:t>
                  </m:r>
                </m:e>
                <m:sub>
                  <m:r>
                    <w:rPr>
                      <w:rFonts w:ascii="Cambria Math" w:eastAsia="Times New Roman" w:hAnsi="Cambria Math" w:cs="Times New Roman"/>
                      <w:color w:val="000000" w:themeColor="text1"/>
                      <w:lang w:val="es-PE"/>
                    </w:rPr>
                    <m:t>j</m:t>
                  </m:r>
                </m:sub>
              </m:sSub>
            </m:den>
          </m:f>
          <m:r>
            <w:rPr>
              <w:rFonts w:ascii="Cambria Math" w:eastAsia="Times New Roman" w:hAnsi="Cambria Math" w:cs="Times New Roman"/>
              <w:color w:val="000000" w:themeColor="text1"/>
              <w:lang w:val="es-PE"/>
            </w:rPr>
            <m:t xml:space="preserve">,     </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s</m:t>
              </m:r>
            </m:e>
            <m:sub>
              <m:r>
                <w:rPr>
                  <w:rFonts w:ascii="Cambria Math" w:eastAsia="Times New Roman" w:hAnsi="Cambria Math" w:cs="Times New Roman"/>
                  <w:color w:val="000000" w:themeColor="text1"/>
                  <w:lang w:val="es-PE"/>
                </w:rPr>
                <m:t>j</m:t>
              </m:r>
            </m:sub>
          </m:sSub>
          <m:r>
            <w:rPr>
              <w:rFonts w:ascii="Cambria Math" w:eastAsia="Times New Roman" w:hAnsi="Cambria Math" w:cs="Times New Roman"/>
              <w:color w:val="000000" w:themeColor="text1"/>
              <w:lang w:val="es-PE"/>
            </w:rPr>
            <m:t>=</m:t>
          </m:r>
          <m:d>
            <m:dPr>
              <m:begChr m:val="{"/>
              <m:endChr m:val=""/>
              <m:ctrlPr>
                <w:rPr>
                  <w:rFonts w:ascii="Cambria Math" w:eastAsia="Times New Roman" w:hAnsi="Cambria Math" w:cs="Times New Roman"/>
                  <w:i/>
                  <w:color w:val="000000" w:themeColor="text1"/>
                  <w:lang w:val="es-PE"/>
                </w:rPr>
              </m:ctrlPr>
            </m:dPr>
            <m:e>
              <m:eqArr>
                <m:eqArrPr>
                  <m:ctrlPr>
                    <w:rPr>
                      <w:rFonts w:ascii="Cambria Math" w:eastAsia="Times New Roman" w:hAnsi="Cambria Math" w:cs="Times New Roman"/>
                      <w:i/>
                      <w:color w:val="000000" w:themeColor="text1"/>
                      <w:lang w:val="es-PE"/>
                    </w:rPr>
                  </m:ctrlPr>
                </m:eqArrPr>
                <m:e>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σ</m:t>
                      </m:r>
                    </m:e>
                    <m:sub>
                      <m:r>
                        <w:rPr>
                          <w:rFonts w:ascii="Cambria Math" w:eastAsia="Times New Roman" w:hAnsi="Cambria Math" w:cs="Times New Roman"/>
                          <w:color w:val="000000" w:themeColor="text1"/>
                          <w:lang w:val="es-PE"/>
                        </w:rPr>
                        <m:t>j</m:t>
                      </m:r>
                    </m:sub>
                  </m:sSub>
                  <m:r>
                    <w:rPr>
                      <w:rFonts w:ascii="Cambria Math" w:eastAsia="Times New Roman" w:hAnsi="Cambria Math" w:cs="Times New Roman"/>
                      <w:color w:val="000000" w:themeColor="text1"/>
                      <w:lang w:val="es-PE"/>
                    </w:rPr>
                    <m:t xml:space="preserve">,   </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σ</m:t>
                      </m:r>
                    </m:e>
                    <m:sub>
                      <m:r>
                        <w:rPr>
                          <w:rFonts w:ascii="Cambria Math" w:eastAsia="Times New Roman" w:hAnsi="Cambria Math" w:cs="Times New Roman"/>
                          <w:color w:val="000000" w:themeColor="text1"/>
                          <w:lang w:val="es-PE"/>
                        </w:rPr>
                        <m:t>j</m:t>
                      </m:r>
                    </m:sub>
                  </m:sSub>
                  <m:r>
                    <w:rPr>
                      <w:rFonts w:ascii="Cambria Math" w:eastAsia="Times New Roman" w:hAnsi="Cambria Math" w:cs="Times New Roman"/>
                      <w:color w:val="000000" w:themeColor="text1"/>
                      <w:lang w:val="es-PE"/>
                    </w:rPr>
                    <m:t>&gt;0,</m:t>
                  </m:r>
                </m:e>
                <m:e>
                  <m:r>
                    <w:rPr>
                      <w:rFonts w:ascii="Cambria Math" w:eastAsia="Times New Roman" w:hAnsi="Cambria Math" w:cs="Times New Roman"/>
                      <w:color w:val="000000" w:themeColor="text1"/>
                      <w:lang w:val="es-PE"/>
                    </w:rPr>
                    <m:t xml:space="preserve">1,   </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σ</m:t>
                      </m:r>
                    </m:e>
                    <m:sub>
                      <m:r>
                        <w:rPr>
                          <w:rFonts w:ascii="Cambria Math" w:eastAsia="Times New Roman" w:hAnsi="Cambria Math" w:cs="Times New Roman"/>
                          <w:color w:val="000000" w:themeColor="text1"/>
                          <w:lang w:val="es-PE"/>
                        </w:rPr>
                        <m:t>j</m:t>
                      </m:r>
                    </m:sub>
                  </m:sSub>
                  <m:r>
                    <w:rPr>
                      <w:rFonts w:ascii="Cambria Math" w:eastAsia="Times New Roman" w:hAnsi="Cambria Math" w:cs="Times New Roman"/>
                      <w:color w:val="000000" w:themeColor="text1"/>
                      <w:lang w:val="es-PE"/>
                    </w:rPr>
                    <m:t>=0</m:t>
                  </m:r>
                </m:e>
              </m:eqArr>
            </m:e>
          </m:d>
          <m:r>
            <w:rPr>
              <w:rFonts w:ascii="Cambria Math" w:eastAsia="Times New Roman" w:hAnsi="Cambria Math" w:cs="Times New Roman"/>
              <w:color w:val="000000" w:themeColor="text1"/>
              <w:lang w:val="es-PE"/>
            </w:rPr>
            <m:t xml:space="preserve">                     (2)</m:t>
          </m:r>
        </m:oMath>
      </m:oMathPara>
    </w:p>
    <w:p w14:paraId="5488890A" w14:textId="6DDE6E14" w:rsidR="005915CB" w:rsidRDefault="005915CB"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Donde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x</m:t>
            </m:r>
          </m:e>
          <m:sub>
            <m:r>
              <w:rPr>
                <w:rFonts w:ascii="Cambria Math" w:eastAsia="Times New Roman" w:hAnsi="Cambria Math" w:cs="Times New Roman"/>
                <w:color w:val="000000" w:themeColor="text1"/>
                <w:lang w:val="es-PE"/>
              </w:rPr>
              <m:t>ij</m:t>
            </m:r>
          </m:sub>
        </m:sSub>
      </m:oMath>
      <w:r>
        <w:rPr>
          <w:rFonts w:ascii="Times New Roman" w:eastAsia="Times New Roman" w:hAnsi="Times New Roman" w:cs="Times New Roman"/>
          <w:color w:val="000000" w:themeColor="text1"/>
          <w:lang w:val="es-PE"/>
        </w:rPr>
        <w:t xml:space="preserve"> es el valor de la característica </w:t>
      </w:r>
      <m:oMath>
        <m:r>
          <w:rPr>
            <w:rFonts w:ascii="Cambria Math" w:eastAsia="Times New Roman" w:hAnsi="Cambria Math" w:cs="Times New Roman"/>
            <w:color w:val="000000" w:themeColor="text1"/>
            <w:lang w:val="es-PE"/>
          </w:rPr>
          <m:t>j</m:t>
        </m:r>
      </m:oMath>
      <w:r>
        <w:rPr>
          <w:rFonts w:ascii="Times New Roman" w:eastAsia="Times New Roman" w:hAnsi="Times New Roman" w:cs="Times New Roman"/>
          <w:color w:val="000000" w:themeColor="text1"/>
          <w:lang w:val="es-PE"/>
        </w:rPr>
        <w:t xml:space="preserve"> en la observación </w:t>
      </w:r>
      <m:oMath>
        <m:r>
          <w:rPr>
            <w:rFonts w:ascii="Cambria Math" w:eastAsia="Times New Roman" w:hAnsi="Cambria Math" w:cs="Times New Roman"/>
            <w:color w:val="000000" w:themeColor="text1"/>
            <w:lang w:val="es-PE"/>
          </w:rPr>
          <m:t>i</m:t>
        </m:r>
      </m:oMath>
      <w:r>
        <w:rPr>
          <w:rFonts w:ascii="Times New Roman" w:eastAsia="Times New Roman" w:hAnsi="Times New Roman" w:cs="Times New Roman"/>
          <w:color w:val="000000" w:themeColor="text1"/>
          <w:lang w:val="es-PE"/>
        </w:rPr>
        <w:t xml:space="preserv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μ</m:t>
            </m:r>
          </m:e>
          <m:sub>
            <m:r>
              <w:rPr>
                <w:rFonts w:ascii="Cambria Math" w:eastAsia="Times New Roman" w:hAnsi="Cambria Math" w:cs="Times New Roman"/>
                <w:color w:val="000000" w:themeColor="text1"/>
                <w:lang w:val="es-PE"/>
              </w:rPr>
              <m:t>j</m:t>
            </m:r>
          </m:sub>
        </m:sSub>
      </m:oMath>
      <w:r>
        <w:rPr>
          <w:rFonts w:ascii="Times New Roman" w:eastAsia="Times New Roman" w:hAnsi="Times New Roman" w:cs="Times New Roman"/>
          <w:color w:val="000000" w:themeColor="text1"/>
          <w:lang w:val="es-PE"/>
        </w:rPr>
        <w:t xml:space="preserve"> y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σ</m:t>
            </m:r>
          </m:e>
          <m:sub>
            <m:r>
              <w:rPr>
                <w:rFonts w:ascii="Cambria Math" w:eastAsia="Times New Roman" w:hAnsi="Cambria Math" w:cs="Times New Roman"/>
                <w:color w:val="000000" w:themeColor="text1"/>
                <w:lang w:val="es-PE"/>
              </w:rPr>
              <m:t>j</m:t>
            </m:r>
          </m:sub>
        </m:sSub>
      </m:oMath>
      <w:r>
        <w:rPr>
          <w:rFonts w:ascii="Times New Roman" w:eastAsia="Times New Roman" w:hAnsi="Times New Roman" w:cs="Times New Roman"/>
          <w:color w:val="000000" w:themeColor="text1"/>
          <w:lang w:val="es-PE"/>
        </w:rPr>
        <w:t xml:space="preserve"> son su media y desviación estándar en entrenamiento;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s</m:t>
            </m:r>
          </m:e>
          <m:sub>
            <m:r>
              <w:rPr>
                <w:rFonts w:ascii="Cambria Math" w:eastAsia="Times New Roman" w:hAnsi="Cambria Math" w:cs="Times New Roman"/>
                <w:color w:val="000000" w:themeColor="text1"/>
                <w:lang w:val="es-PE"/>
              </w:rPr>
              <m:t>j</m:t>
            </m:r>
          </m:sub>
        </m:sSub>
      </m:oMath>
      <w:r>
        <w:rPr>
          <w:rFonts w:ascii="Times New Roman" w:eastAsia="Times New Roman" w:hAnsi="Times New Roman" w:cs="Times New Roman"/>
          <w:color w:val="000000" w:themeColor="text1"/>
          <w:lang w:val="es-PE"/>
        </w:rPr>
        <w:t xml:space="preserve"> es el factor de la escala la cual utiliza la desviación estándar, si esta es cero utiliza 1 para evitar dividir entre cero y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z</m:t>
            </m:r>
          </m:e>
          <m:sub>
            <m:r>
              <w:rPr>
                <w:rFonts w:ascii="Cambria Math" w:eastAsia="Times New Roman" w:hAnsi="Cambria Math" w:cs="Times New Roman"/>
                <w:color w:val="000000" w:themeColor="text1"/>
                <w:lang w:val="es-PE"/>
              </w:rPr>
              <m:t>ij</m:t>
            </m:r>
          </m:sub>
        </m:sSub>
      </m:oMath>
      <w:r>
        <w:rPr>
          <w:rFonts w:ascii="Times New Roman" w:eastAsia="Times New Roman" w:hAnsi="Times New Roman" w:cs="Times New Roman"/>
          <w:color w:val="000000" w:themeColor="text1"/>
          <w:lang w:val="es-PE"/>
        </w:rPr>
        <w:t xml:space="preserve"> es el valor de la característica después de aplicar la estandarización.</w:t>
      </w:r>
    </w:p>
    <w:p w14:paraId="35B04C92" w14:textId="43FDB87D" w:rsidR="005C605F" w:rsidRDefault="00FB77CC"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El IF se ajusta únicamente con las observaciones normales estandarizadas para representar el comportamiento de referencia. Construye árboles mediante particiones aleatorias; las observaciones aisladas con recorridos más cortos se consideran potencialmente anómalas. Se utilizan 500 árboles, todas las características disponibles para cada árbol y la semilla aleatoria 20260813 para favorecer la reproducibilidad.</w:t>
      </w:r>
    </w:p>
    <w:p w14:paraId="39A54CB1" w14:textId="6D7B32FC" w:rsidR="000C44BB" w:rsidRDefault="004F6613"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El parámetro de contaminación se establece en modo automático y el umbral operativo se calibra posteriormente con validación, como se describe en la sección 3.3.5. Se conservan el escalador, el bosque y el orden de las características para procesar nuevas observaciones. La función score_samples asigna puntuaciones menores a las observaciones con mayor anomalía.</w:t>
      </w:r>
    </w:p>
    <w:p w14:paraId="430B7F17" w14:textId="602870EE" w:rsidR="00212679" w:rsidRPr="00212679" w:rsidRDefault="00212679" w:rsidP="00212679">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 xml:space="preserve">3.3.5 Calibración del umbral</w:t>
      </w:r>
    </w:p>
    <w:p w14:paraId="3CC12675" w14:textId="17AE49C2" w:rsidR="00212679" w:rsidRDefault="00741F6C"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El modelo ajustado puntúa las 65 633 observaciones normales de validación, transformadas con el escalador obtenido en entrenamiento. Se adopta α = 0,05 como criterio de calibración y se establece el umbral en el percentil 5 de las puntuaciones, Eq. (3),</w:t>
      </w:r>
    </w:p>
    <w:p w14:paraId="20C32BD0" w14:textId="5C3C1396" w:rsidR="0029351A" w:rsidRPr="00F24CF2" w:rsidRDefault="00713A6B" w:rsidP="00244F3A">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r>
            <w:rPr>
              <w:rFonts w:ascii="Cambria Math" w:eastAsia="Times New Roman" w:hAnsi="Cambria Math" w:cs="Times New Roman"/>
              <w:color w:val="000000" w:themeColor="text1"/>
              <w:lang w:val="es-PE"/>
            </w:rPr>
            <m:t>τ=</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Q</m:t>
              </m:r>
            </m:e>
            <m:sub>
              <m:r>
                <w:rPr>
                  <w:rFonts w:ascii="Cambria Math" w:eastAsia="Times New Roman" w:hAnsi="Cambria Math" w:cs="Times New Roman"/>
                  <w:color w:val="000000" w:themeColor="text1"/>
                  <w:lang w:val="es-PE"/>
                </w:rPr>
                <m:t>α</m:t>
              </m:r>
            </m:sub>
          </m:sSub>
          <m:r>
            <w:rPr>
              <w:rFonts w:ascii="Cambria Math" w:eastAsia="Times New Roman" w:hAnsi="Cambria Math" w:cs="Times New Roman"/>
              <w:color w:val="000000" w:themeColor="text1"/>
              <w:lang w:val="es-PE"/>
            </w:rPr>
            <m:t>(</m:t>
          </m:r>
          <m:d>
            <m:dPr>
              <m:begChr m:val="{"/>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s</m:t>
              </m:r>
              <m:d>
                <m:dPr>
                  <m:ctrlPr>
                    <w:rPr>
                      <w:rFonts w:ascii="Cambria Math" w:eastAsia="Times New Roman" w:hAnsi="Cambria Math" w:cs="Times New Roman"/>
                      <w:i/>
                      <w:color w:val="000000" w:themeColor="text1"/>
                      <w:lang w:val="es-PE"/>
                    </w:rPr>
                  </m:ctrlPr>
                </m:dPr>
                <m:e>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z</m:t>
                      </m:r>
                    </m:e>
                    <m:sub>
                      <m:r>
                        <w:rPr>
                          <w:rFonts w:ascii="Cambria Math" w:eastAsia="Times New Roman" w:hAnsi="Cambria Math" w:cs="Times New Roman"/>
                          <w:color w:val="000000" w:themeColor="text1"/>
                          <w:lang w:val="es-PE"/>
                        </w:rPr>
                        <m:t>i</m:t>
                      </m:r>
                    </m:sub>
                  </m:sSub>
                </m:e>
              </m:d>
              <m:sSubSup>
                <m:sSubSupPr>
                  <m:ctrlPr>
                    <w:rPr>
                      <w:rFonts w:ascii="Cambria Math" w:eastAsia="Times New Roman" w:hAnsi="Cambria Math" w:cs="Times New Roman"/>
                      <w:i/>
                      <w:color w:val="000000" w:themeColor="text1"/>
                      <w:lang w:val="es-PE"/>
                    </w:rPr>
                  </m:ctrlPr>
                </m:sSubSupPr>
                <m:e>
                  <m:r>
                    <w:rPr>
                      <w:rFonts w:ascii="Cambria Math" w:eastAsia="Times New Roman" w:hAnsi="Cambria Math" w:cs="Times New Roman"/>
                      <w:color w:val="000000" w:themeColor="text1"/>
                      <w:lang w:val="es-PE"/>
                    </w:rPr>
                    <m:t>}</m:t>
                  </m:r>
                </m:e>
                <m:sub>
                  <m:r>
                    <w:rPr>
                      <w:rFonts w:ascii="Cambria Math" w:eastAsia="Times New Roman" w:hAnsi="Cambria Math" w:cs="Times New Roman"/>
                      <w:color w:val="000000" w:themeColor="text1"/>
                      <w:lang w:val="es-PE"/>
                    </w:rPr>
                    <m:t>i=1</m:t>
                  </m:r>
                </m:sub>
                <m:sup>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n</m:t>
                      </m:r>
                    </m:e>
                    <m:sub>
                      <m:r>
                        <w:rPr>
                          <w:rFonts w:ascii="Cambria Math" w:eastAsia="Times New Roman" w:hAnsi="Cambria Math" w:cs="Times New Roman"/>
                          <w:color w:val="000000" w:themeColor="text1"/>
                          <w:lang w:val="es-PE"/>
                        </w:rPr>
                        <m:t>v</m:t>
                      </m:r>
                    </m:sub>
                  </m:sSub>
                </m:sup>
              </m:sSubSup>
            </m:e>
          </m:d>
          <m:r>
            <w:rPr>
              <w:rFonts w:ascii="Cambria Math" w:eastAsia="Times New Roman" w:hAnsi="Cambria Math" w:cs="Times New Roman"/>
              <w:color w:val="000000" w:themeColor="text1"/>
              <w:lang w:val="es-PE"/>
            </w:rPr>
            <m:t>,     α=0,05                           (3)</m:t>
          </m:r>
        </m:oMath>
      </m:oMathPara>
    </w:p>
    <w:p w14:paraId="6278B2C7" w14:textId="24EEE8B0" w:rsidR="0029351A" w:rsidRDefault="00BE2ED1"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lastRenderedPageBreak/>
        <w:t xml:space="preserve">Donde </w:t>
      </w:r>
      <m:oMath>
        <m:r>
          <w:rPr>
            <w:rFonts w:ascii="Cambria Math" w:eastAsia="Times New Roman" w:hAnsi="Cambria Math" w:cs="Times New Roman"/>
            <w:color w:val="000000" w:themeColor="text1"/>
            <w:lang w:val="es-PE"/>
          </w:rPr>
          <m:t>τ</m:t>
        </m:r>
      </m:oMath>
      <w:r>
        <w:rPr>
          <w:rFonts w:ascii="Times New Roman" w:eastAsia="Times New Roman" w:hAnsi="Times New Roman" w:cs="Times New Roman"/>
          <w:color w:val="000000" w:themeColor="text1"/>
          <w:lang w:val="es-PE"/>
        </w:rPr>
        <w:t xml:space="preserve"> es el umbral;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Q</m:t>
            </m:r>
          </m:e>
          <m:sub>
            <m:r>
              <w:rPr>
                <w:rFonts w:ascii="Cambria Math" w:eastAsia="Times New Roman" w:hAnsi="Cambria Math" w:cs="Times New Roman"/>
                <w:color w:val="000000" w:themeColor="text1"/>
                <w:lang w:val="es-PE"/>
              </w:rPr>
              <m:t>α</m:t>
            </m:r>
          </m:sub>
        </m:sSub>
      </m:oMath>
      <w:r>
        <w:rPr>
          <w:rFonts w:ascii="Times New Roman" w:eastAsia="Times New Roman" w:hAnsi="Times New Roman" w:cs="Times New Roman"/>
          <w:color w:val="000000" w:themeColor="text1"/>
          <w:lang w:val="es-PE"/>
        </w:rPr>
        <w:t xml:space="preserve"> es el cuantil de orden </w:t>
      </w:r>
      <m:oMath>
        <m:r>
          <w:rPr>
            <w:rFonts w:ascii="Cambria Math" w:eastAsia="Times New Roman" w:hAnsi="Cambria Math" w:cs="Times New Roman"/>
            <w:color w:val="000000" w:themeColor="text1"/>
            <w:lang w:val="es-PE"/>
          </w:rPr>
          <m:t>α</m:t>
        </m:r>
      </m:oMath>
      <w:r>
        <w:rPr>
          <w:rFonts w:ascii="Times New Roman" w:eastAsia="Times New Roman" w:hAnsi="Times New Roman" w:cs="Times New Roman"/>
          <w:color w:val="000000" w:themeColor="text1"/>
          <w:lang w:val="es-PE"/>
        </w:rPr>
        <w:t xml:space="preserve">; </w:t>
      </w:r>
      <m:oMath>
        <m:r>
          <w:rPr>
            <w:rFonts w:ascii="Cambria Math" w:eastAsia="Times New Roman" w:hAnsi="Cambria Math" w:cs="Times New Roman"/>
            <w:color w:val="000000" w:themeColor="text1"/>
            <w:lang w:val="es-PE"/>
          </w:rPr>
          <m:t>s(</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z</m:t>
            </m:r>
          </m:e>
          <m:sub>
            <m:r>
              <w:rPr>
                <w:rFonts w:ascii="Cambria Math" w:eastAsia="Times New Roman" w:hAnsi="Cambria Math" w:cs="Times New Roman"/>
                <w:color w:val="000000" w:themeColor="text1"/>
                <w:lang w:val="es-PE"/>
              </w:rPr>
              <m:t>i</m:t>
            </m:r>
          </m:sub>
        </m:sSub>
        <m:r>
          <w:rPr>
            <w:rFonts w:ascii="Cambria Math" w:eastAsia="Times New Roman" w:hAnsi="Cambria Math" w:cs="Times New Roman"/>
            <w:color w:val="000000" w:themeColor="text1"/>
            <w:lang w:val="es-PE"/>
          </w:rPr>
          <m:t>)</m:t>
        </m:r>
      </m:oMath>
      <w:r>
        <w:rPr>
          <w:rFonts w:ascii="Times New Roman" w:eastAsia="Times New Roman" w:hAnsi="Times New Roman" w:cs="Times New Roman"/>
          <w:color w:val="000000" w:themeColor="text1"/>
          <w:lang w:val="es-PE"/>
        </w:rPr>
        <w:t xml:space="preserve">, la puntuación de normalidad asignada por el IF a la observación estandarizada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z</m:t>
            </m:r>
          </m:e>
          <m:sub>
            <m:r>
              <w:rPr>
                <w:rFonts w:ascii="Cambria Math" w:eastAsia="Times New Roman" w:hAnsi="Cambria Math" w:cs="Times New Roman"/>
                <w:color w:val="000000" w:themeColor="text1"/>
                <w:lang w:val="es-PE"/>
              </w:rPr>
              <m:t>j</m:t>
            </m:r>
          </m:sub>
        </m:sSub>
      </m:oMath>
      <w:r>
        <w:rPr>
          <w:rFonts w:ascii="Times New Roman" w:eastAsia="Times New Roman" w:hAnsi="Times New Roman" w:cs="Times New Roman"/>
          <w:color w:val="000000" w:themeColor="text1"/>
          <w:lang w:val="es-PE"/>
        </w:rPr>
        <w:t xml:space="preserve">; </w:t>
      </w:r>
      <m:oMath>
        <m:r>
          <w:rPr>
            <w:rFonts w:ascii="Cambria Math" w:eastAsia="Times New Roman" w:hAnsi="Cambria Math" w:cs="Times New Roman"/>
            <w:color w:val="000000" w:themeColor="text1"/>
            <w:lang w:val="es-PE"/>
          </w:rPr>
          <m:t>i</m:t>
        </m:r>
      </m:oMath>
      <w:r>
        <w:rPr>
          <w:rFonts w:ascii="Times New Roman" w:eastAsia="Times New Roman" w:hAnsi="Times New Roman" w:cs="Times New Roman"/>
          <w:color w:val="000000" w:themeColor="text1"/>
          <w:lang w:val="es-PE"/>
        </w:rPr>
        <w:t xml:space="preserve"> es su índice y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n</m:t>
            </m:r>
          </m:e>
          <m:sub>
            <m:r>
              <w:rPr>
                <w:rFonts w:ascii="Cambria Math" w:eastAsia="Times New Roman" w:hAnsi="Cambria Math" w:cs="Times New Roman"/>
                <w:color w:val="000000" w:themeColor="text1"/>
                <w:lang w:val="es-PE"/>
              </w:rPr>
              <m:t>v</m:t>
            </m:r>
          </m:sub>
        </m:sSub>
      </m:oMath>
      <w:r>
        <w:rPr>
          <w:rFonts w:ascii="Times New Roman" w:eastAsia="Times New Roman" w:hAnsi="Times New Roman" w:cs="Times New Roman"/>
          <w:color w:val="000000" w:themeColor="text1"/>
          <w:lang w:val="es-PE"/>
        </w:rPr>
        <w:t xml:space="preserve"> el número de observaciones de validación. Este criterio sitúa aproximadamente el 5% de las observaciones normales de validación por debajo del corte, sin utilizar datos de prueba ni de ataque para seleccionarlo.</w:t>
      </w:r>
    </w:p>
    <w:p w14:paraId="73EAC454" w14:textId="77777777" w:rsidR="00F9771D" w:rsidRDefault="00CD623B"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El percentil 5 produce un umbral de −0,069397 en la función de decisión del IF. Con la configuración automática del parámetro de contaminación, este valor equivale a −0,569397 en la escala de puntuación de normalidad, mediante la resta de 0,5. Ambas escalas generan la misma clasificación; la conversión corresponde al desplazamiento de salida del modelo y no a la estandarización de las características. Eq (4),</w:t>
      </w:r>
    </w:p>
    <w:p w14:paraId="51BCE6CB" w14:textId="4CDEFB75" w:rsidR="00F9771D" w:rsidRPr="00FE31E0" w:rsidRDefault="00F9771D" w:rsidP="00244F3A">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r>
            <w:rPr>
              <w:rFonts w:ascii="Cambria Math" w:eastAsia="Times New Roman" w:hAnsi="Cambria Math" w:cs="Times New Roman"/>
              <w:color w:val="000000" w:themeColor="text1"/>
              <w:sz w:val="20"/>
              <w:szCs w:val="20"/>
              <w:lang w:val="es-PE"/>
            </w:rPr>
            <m:t>τ=</m:t>
          </m:r>
          <m:sSub>
            <m:sSubPr>
              <m:ctrlPr>
                <w:rPr>
                  <w:rFonts w:ascii="Cambria Math" w:eastAsia="Times New Roman" w:hAnsi="Cambria Math" w:cs="Times New Roman"/>
                  <w:i/>
                  <w:color w:val="000000" w:themeColor="text1"/>
                  <w:sz w:val="20"/>
                  <w:szCs w:val="20"/>
                  <w:lang w:val="es-PE"/>
                </w:rPr>
              </m:ctrlPr>
            </m:sSubPr>
            <m:e>
              <m:r>
                <w:rPr>
                  <w:rFonts w:ascii="Cambria Math" w:eastAsia="Times New Roman" w:hAnsi="Cambria Math" w:cs="Times New Roman"/>
                  <w:color w:val="000000" w:themeColor="text1"/>
                  <w:sz w:val="20"/>
                  <w:szCs w:val="20"/>
                  <w:lang w:val="es-PE"/>
                </w:rPr>
                <m:t>τ</m:t>
              </m:r>
            </m:e>
            <m:sub>
              <m:r>
                <w:rPr>
                  <w:rFonts w:ascii="Cambria Math" w:eastAsia="Times New Roman" w:hAnsi="Cambria Math" w:cs="Times New Roman"/>
                  <w:color w:val="000000" w:themeColor="text1"/>
                  <w:sz w:val="20"/>
                  <w:szCs w:val="20"/>
                  <w:lang w:val="es-PE"/>
                </w:rPr>
                <m:t>d</m:t>
              </m:r>
            </m:sub>
          </m:sSub>
          <m:r>
            <w:rPr>
              <w:rFonts w:ascii="Cambria Math" w:eastAsia="Times New Roman" w:hAnsi="Cambria Math" w:cs="Times New Roman"/>
              <w:color w:val="000000" w:themeColor="text1"/>
              <w:sz w:val="20"/>
              <w:szCs w:val="20"/>
              <w:lang w:val="es-PE"/>
            </w:rPr>
            <m:t>-0,5=-0,069397-0,5=-0,569397     (4)</m:t>
          </m:r>
        </m:oMath>
      </m:oMathPara>
    </w:p>
    <w:p w14:paraId="3E97FC32" w14:textId="29ACD20F" w:rsidR="000A6E7C" w:rsidRDefault="00B23451"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Donde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τ</m:t>
            </m:r>
          </m:e>
          <m:sub>
            <m:r>
              <w:rPr>
                <w:rFonts w:ascii="Cambria Math" w:eastAsia="Times New Roman" w:hAnsi="Cambria Math" w:cs="Times New Roman"/>
                <w:color w:val="000000" w:themeColor="text1"/>
                <w:lang w:val="es-PE"/>
              </w:rPr>
              <m:t>d</m:t>
            </m:r>
          </m:sub>
        </m:sSub>
      </m:oMath>
      <w:r>
        <w:rPr>
          <w:rFonts w:ascii="Times New Roman" w:eastAsia="Times New Roman" w:hAnsi="Times New Roman" w:cs="Times New Roman"/>
          <w:color w:val="000000" w:themeColor="text1"/>
          <w:lang w:val="es-PE"/>
        </w:rPr>
        <w:t xml:space="preserve"> es el umbral en la escala de la función de decisión y </w:t>
      </w:r>
      <m:oMath>
        <m:r>
          <w:rPr>
            <w:rFonts w:ascii="Cambria Math" w:eastAsia="Times New Roman" w:hAnsi="Cambria Math" w:cs="Times New Roman"/>
            <w:color w:val="000000" w:themeColor="text1"/>
            <w:lang w:val="es-PE"/>
          </w:rPr>
          <m:t>t</m:t>
        </m:r>
      </m:oMath>
      <w:r>
        <w:rPr>
          <w:rFonts w:ascii="Times New Roman" w:eastAsia="Times New Roman" w:hAnsi="Times New Roman" w:cs="Times New Roman"/>
          <w:color w:val="000000" w:themeColor="text1"/>
          <w:lang w:val="es-PE"/>
        </w:rPr>
        <w:t xml:space="preserve"> su equivalente en la escala de puntuación de normalidad del IF. Esta conversión conserva la clasificación y corresponde al desplazamiento de salida del modelo, no a la estandarización de las características La señal de anomalía se define mediante la ecuación (5),</w:t>
      </w:r>
    </w:p>
    <w:p w14:paraId="08CB839B" w14:textId="659E7393" w:rsidR="00D46401" w:rsidRPr="00244F3A" w:rsidRDefault="00000000" w:rsidP="00244F3A">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A</m:t>
              </m:r>
            </m:e>
            <m:sub>
              <m:r>
                <w:rPr>
                  <w:rFonts w:ascii="Cambria Math" w:eastAsia="Times New Roman" w:hAnsi="Cambria Math" w:cs="Times New Roman"/>
                  <w:color w:val="000000" w:themeColor="text1"/>
                  <w:lang w:val="es-PE"/>
                </w:rPr>
                <m:t>IF</m:t>
              </m:r>
            </m:sub>
          </m:sSub>
          <m:d>
            <m:dPr>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z</m:t>
              </m:r>
            </m:e>
          </m:d>
          <m:r>
            <w:rPr>
              <w:rFonts w:ascii="Cambria Math" w:eastAsia="Times New Roman" w:hAnsi="Cambria Math" w:cs="Times New Roman"/>
              <w:color w:val="000000" w:themeColor="text1"/>
              <w:lang w:val="es-PE"/>
            </w:rPr>
            <m:t>=</m:t>
          </m:r>
          <m:d>
            <m:dPr>
              <m:begChr m:val="{"/>
              <m:endChr m:val=""/>
              <m:ctrlPr>
                <w:rPr>
                  <w:rFonts w:ascii="Cambria Math" w:eastAsia="Times New Roman" w:hAnsi="Cambria Math" w:cs="Times New Roman"/>
                  <w:i/>
                  <w:color w:val="000000" w:themeColor="text1"/>
                  <w:lang w:val="es-PE"/>
                </w:rPr>
              </m:ctrlPr>
            </m:dPr>
            <m:e>
              <m:eqArr>
                <m:eqArrPr>
                  <m:ctrlPr>
                    <w:rPr>
                      <w:rFonts w:ascii="Cambria Math" w:eastAsia="Times New Roman" w:hAnsi="Cambria Math" w:cs="Times New Roman"/>
                      <w:i/>
                      <w:color w:val="000000" w:themeColor="text1"/>
                      <w:lang w:val="es-PE"/>
                    </w:rPr>
                  </m:ctrlPr>
                </m:eqArrPr>
                <m:e>
                  <m:r>
                    <w:rPr>
                      <w:rFonts w:ascii="Cambria Math" w:eastAsia="Times New Roman" w:hAnsi="Cambria Math" w:cs="Times New Roman"/>
                      <w:color w:val="000000" w:themeColor="text1"/>
                      <w:lang w:val="es-PE"/>
                    </w:rPr>
                    <m:t>1,     s</m:t>
                  </m:r>
                  <m:d>
                    <m:dPr>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z</m:t>
                      </m:r>
                    </m:e>
                  </m:d>
                  <m:r>
                    <w:rPr>
                      <w:rFonts w:ascii="Cambria Math" w:eastAsia="Times New Roman" w:hAnsi="Cambria Math" w:cs="Times New Roman"/>
                      <w:color w:val="000000" w:themeColor="text1"/>
                      <w:lang w:val="es-PE"/>
                    </w:rPr>
                    <m:t>&lt;τ,</m:t>
                  </m:r>
                </m:e>
                <m:e>
                  <m:r>
                    <w:rPr>
                      <w:rFonts w:ascii="Cambria Math" w:eastAsia="Times New Roman" w:hAnsi="Cambria Math" w:cs="Times New Roman"/>
                      <w:color w:val="000000" w:themeColor="text1"/>
                      <w:lang w:val="es-PE"/>
                    </w:rPr>
                    <m:t>0,     s(z)≥τ</m:t>
                  </m:r>
                </m:e>
              </m:eqArr>
            </m:e>
          </m:d>
          <m:r>
            <w:rPr>
              <w:rFonts w:ascii="Cambria Math" w:eastAsia="Times New Roman" w:hAnsi="Cambria Math" w:cs="Times New Roman"/>
              <w:color w:val="000000" w:themeColor="text1"/>
              <w:lang w:val="es-PE"/>
            </w:rPr>
            <m:t xml:space="preserve">                                        (5)</m:t>
          </m:r>
        </m:oMath>
      </m:oMathPara>
    </w:p>
    <w:p w14:paraId="5F68537F" w14:textId="0EE4D325" w:rsidR="00824D34" w:rsidRDefault="00824D34"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Donde </w:t>
      </w:r>
      <m:oMath>
        <m:r>
          <w:rPr>
            <w:rFonts w:ascii="Cambria Math" w:eastAsia="Times New Roman" w:hAnsi="Cambria Math" w:cs="Times New Roman"/>
            <w:color w:val="000000" w:themeColor="text1"/>
            <w:lang w:val="es-PE"/>
          </w:rPr>
          <m:t>z</m:t>
        </m:r>
      </m:oMath>
      <w:r>
        <w:rPr>
          <w:rFonts w:ascii="Times New Roman" w:eastAsia="Times New Roman" w:hAnsi="Times New Roman" w:cs="Times New Roman"/>
          <w:color w:val="000000" w:themeColor="text1"/>
          <w:lang w:val="es-PE"/>
        </w:rPr>
        <w:t xml:space="preserve"> es una observación estandarizada y </w:t>
      </w:r>
      <m:oMath>
        <m:r>
          <w:rPr>
            <w:rFonts w:ascii="Cambria Math" w:eastAsia="Times New Roman" w:hAnsi="Cambria Math" w:cs="Times New Roman"/>
            <w:color w:val="000000" w:themeColor="text1"/>
            <w:lang w:val="es-PE"/>
          </w:rPr>
          <m:t>s(z)</m:t>
        </m:r>
      </m:oMath>
      <w:r>
        <w:rPr>
          <w:rFonts w:ascii="Times New Roman" w:eastAsia="Times New Roman" w:hAnsi="Times New Roman" w:cs="Times New Roman"/>
          <w:color w:val="000000" w:themeColor="text1"/>
          <w:lang w:val="es-PE"/>
        </w:rPr>
        <w:t xml:space="preserve"> su puntuación. La señal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A</m:t>
            </m:r>
          </m:e>
          <m:sub>
            <m:r>
              <w:rPr>
                <w:rFonts w:ascii="Cambria Math" w:eastAsia="Times New Roman" w:hAnsi="Cambria Math" w:cs="Times New Roman"/>
                <w:color w:val="000000" w:themeColor="text1"/>
                <w:lang w:val="es-PE"/>
              </w:rPr>
              <m:t>IF</m:t>
            </m:r>
          </m:sub>
        </m:sSub>
        <m:r>
          <w:rPr>
            <w:rFonts w:ascii="Cambria Math" w:eastAsia="Times New Roman" w:hAnsi="Cambria Math" w:cs="Times New Roman"/>
            <w:color w:val="000000" w:themeColor="text1"/>
            <w:lang w:val="es-PE"/>
          </w:rPr>
          <m:t>(z)</m:t>
        </m:r>
      </m:oMath>
      <w:r>
        <w:rPr>
          <w:rFonts w:ascii="Times New Roman" w:eastAsia="Times New Roman" w:hAnsi="Times New Roman" w:cs="Times New Roman"/>
          <w:color w:val="000000" w:themeColor="text1"/>
          <w:lang w:val="es-PE"/>
        </w:rPr>
        <w:t xml:space="preserve"> toma el valor 1 cuando se identifica una anomalía y 0 en caso contrario.</w:t>
      </w:r>
    </w:p>
    <w:p w14:paraId="513540F0" w14:textId="267B0DDD" w:rsidR="00A976EF" w:rsidRDefault="00A976EF"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El umbral permanece fijo durante la evaluación posterior. El valor </w:t>
      </w:r>
      <m:oMath>
        <m:r>
          <w:rPr>
            <w:rFonts w:ascii="Cambria Math" w:eastAsia="Times New Roman" w:hAnsi="Cambria Math" w:cs="Times New Roman"/>
            <w:color w:val="000000" w:themeColor="text1"/>
            <w:lang w:val="es-PE"/>
          </w:rPr>
          <m:t>α=0,05</m:t>
        </m:r>
      </m:oMath>
      <w:r>
        <w:rPr>
          <w:rFonts w:ascii="Times New Roman" w:eastAsia="Times New Roman" w:hAnsi="Times New Roman" w:cs="Times New Roman"/>
          <w:color w:val="000000" w:themeColor="text1"/>
          <w:lang w:val="es-PE"/>
        </w:rPr>
        <w:t xml:space="preserve"> expresa el criterio adoptado para validación; no garantiza un 5% de falsos positivos en datos nuevos. Esta tasa se estima con la prueba normal, mientras que los datos de ataque permiten evaluar la capacidad de detección.</w:t>
      </w:r>
    </w:p>
    <w:p>
      <w:pPr>
        <w:spacing w:after="120" w:line="240" w:lineRule="auto"/>
        <w:ind w:firstLine="288"/>
        <w:jc w:val="both"/>
        <w:rPr>
          <w:ins w:id="9027" w:author="Claude" w:date="2026-10-23T12:00:00Z"/>
          <w:rFonts w:ascii="Times New Roman" w:eastAsia="Times New Roman" w:hAnsi="Times New Roman" w:cs="Times New Roman"/>
          <w:color w:val="000000" w:themeColor="text1"/>
          <w:lang w:val="es-PE"/>
        </w:rPr>
      </w:pPr>
      <w:ins w:id="9026" w:author="Claude" w:date="2026-10-23T12:00:00Z">
        <w:r>
          <w:rPr>
            <w:rFonts w:ascii="Times New Roman" w:eastAsia="Times New Roman" w:hAnsi="Times New Roman" w:cs="Times New Roman"/>
            <w:color w:val="000000" w:themeColor="text1"/>
            <w:lang w:val="es-PE"/>
          </w:rPr>
          <w:t xml:space="preserve">Este procedimiento sigue la práctica habitual en la detección de anomalías no supervisada: el modelo se ajusta con datos normales y el umbral se fija como un cuantil de las puntuaciones de un conjunto normal independiente. Isolation Forest asigna a cada observación una puntuación derivada de la longitud media de aislamiento {26}, {27}, y el criterio para convertir una puntuación de anomalía en una decisión binaria depende de la aplicación {28}. La literatura respalda el procedimiento, pero no establece que α = 0,05 sea un valor óptimo; por ello, la sensibilidad a α se examina en la Sección 4.1. El conjunto de validación incluye 80 ventanas del equipo atacante, 17 con actividad observable, sin confirmación independiente de que correspondan a ataques; excluirlas desplaza el umbral en aproximadamente 6·10⁻⁵.</w:t>
        </w:r>
      </w:ins>
    </w:p>
    <w:p w14:paraId="5AB60F03" w14:textId="056DDC03" w:rsidR="001C74A7" w:rsidRPr="00212679" w:rsidRDefault="001C74A7" w:rsidP="001C74A7">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 xml:space="preserve">3.3.6 Integración de heurísticos</w:t>
      </w:r>
    </w:p>
    <w:p w14:paraId="00B7B56C" w14:textId="4252E9C1" w:rsidR="001C74A7" w:rsidRDefault="008334FD"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El detector incorpora reglas deterministas que complementen las señales del IF. Estas se aplican sobre las características y los contadores originales de cada ventana, sin estandarización. Sus umbrales se establecen mediante criterios explícitos, configurables y versionados; no se entrenan ni se calibran estadísticamente como el umbral del IF.</w:t>
      </w:r>
    </w:p>
    <w:p w14:paraId="4C8BE662" w14:textId="2B0B69CB" w:rsidR="00665940" w:rsidRDefault="00665940"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La regla de fuerza bruta exige al menos cinco solicitudes HTTP en 60 s y una proporción de respuestas 401 o 403 igual o superior a 0,80. El escaneo se identifica mediante al menos 20 intentos de flujo en 30 s, una razón de puertos distintos de al menos 0,45 y una razón de respuestas SYN-ACK respecto a SYN no mayor que 0,30; alternativamente, se activa con al menos 200 intentos y una razón SYN-ACK/SYN no mayor que 0,10. El volumen HTTP elevado requiere al menos 100 solicitudes en 60 s y una proporción de fallos de autenticación inferior a 0,80. La regla DNS exige al menos 20 consultas en 60 s y una razón de respuestas NXDOMAIN de al menos 0,50 o de nombres distintos de al menos 0,45.</w:t>
      </w:r>
    </w:p>
    <w:p w14:paraId="79AE932F" w14:textId="6019FF27" w:rsidR="001C74A7" w:rsidRDefault="009E6AEA"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 detección combinada se expresa mediante una disyunción lógica: basta con que el IF o alguna regla identifique actividad sospechosa. Eq (6),</w:t>
      </w:r>
    </w:p>
    <w:p w14:paraId="28FF76D6" w14:textId="08464973" w:rsidR="002307A8" w:rsidRPr="00296676" w:rsidRDefault="00000000" w:rsidP="003A5F30">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A</m:t>
              </m:r>
            </m:e>
            <m:sub>
              <m:r>
                <w:rPr>
                  <w:rFonts w:ascii="Cambria Math" w:eastAsia="Times New Roman" w:hAnsi="Cambria Math" w:cs="Times New Roman"/>
                  <w:color w:val="000000" w:themeColor="text1"/>
                  <w:lang w:val="es-PE"/>
                </w:rPr>
                <m:t>H</m:t>
              </m:r>
            </m:sub>
          </m:sSub>
          <m:d>
            <m:dPr>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x</m:t>
              </m:r>
            </m:e>
          </m:d>
          <m:r>
            <w:rPr>
              <w:rFonts w:ascii="Cambria Math" w:eastAsia="Times New Roman" w:hAnsi="Cambria Math" w:cs="Times New Roman"/>
              <w:color w:val="000000" w:themeColor="text1"/>
              <w:lang w:val="es-PE"/>
            </w:rPr>
            <m: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A</m:t>
              </m:r>
            </m:e>
            <m:sub>
              <m:r>
                <w:rPr>
                  <w:rFonts w:ascii="Cambria Math" w:eastAsia="Times New Roman" w:hAnsi="Cambria Math" w:cs="Times New Roman"/>
                  <w:color w:val="000000" w:themeColor="text1"/>
                  <w:lang w:val="es-PE"/>
                </w:rPr>
                <m:t>IF</m:t>
              </m:r>
            </m:sub>
          </m:sSub>
          <m:d>
            <m:dPr>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z</m:t>
              </m:r>
            </m:e>
          </m:d>
          <m:r>
            <w:rPr>
              <w:rFonts w:ascii="Cambria Math" w:eastAsia="Times New Roman" w:hAnsi="Cambria Math" w:cs="Times New Roman"/>
              <w:color w:val="000000" w:themeColor="text1"/>
              <w:lang w:val="es-PE"/>
            </w:rPr>
            <m:t xml:space="preserve"> ⋁</m:t>
          </m:r>
          <m:nary>
            <m:naryPr>
              <m:chr m:val="⋁"/>
              <m:limLoc m:val="undOvr"/>
              <m:ctrlPr>
                <w:rPr>
                  <w:rFonts w:ascii="Cambria Math" w:eastAsia="Times New Roman" w:hAnsi="Cambria Math" w:cs="Times New Roman"/>
                  <w:i/>
                  <w:color w:val="000000" w:themeColor="text1"/>
                  <w:lang w:val="es-PE"/>
                </w:rPr>
              </m:ctrlPr>
            </m:naryPr>
            <m:sub>
              <m:r>
                <w:rPr>
                  <w:rFonts w:ascii="Cambria Math" w:eastAsia="Times New Roman" w:hAnsi="Cambria Math" w:cs="Times New Roman"/>
                  <w:color w:val="000000" w:themeColor="text1"/>
                  <w:lang w:val="es-PE"/>
                </w:rPr>
                <m:t>k=1</m:t>
              </m:r>
            </m:sub>
            <m:sup>
              <m:r>
                <w:rPr>
                  <w:rFonts w:ascii="Cambria Math" w:eastAsia="Times New Roman" w:hAnsi="Cambria Math" w:cs="Times New Roman"/>
                  <w:color w:val="000000" w:themeColor="text1"/>
                  <w:lang w:val="es-PE"/>
                </w:rPr>
                <m:t>4</m:t>
              </m:r>
            </m:sup>
            <m:e>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h</m:t>
                  </m:r>
                </m:e>
                <m:sub>
                  <m:r>
                    <w:rPr>
                      <w:rFonts w:ascii="Cambria Math" w:eastAsia="Times New Roman" w:hAnsi="Cambria Math" w:cs="Times New Roman"/>
                      <w:color w:val="000000" w:themeColor="text1"/>
                      <w:lang w:val="es-PE"/>
                    </w:rPr>
                    <m:t>k</m:t>
                  </m:r>
                </m:sub>
              </m:sSub>
              <m:d>
                <m:dPr>
                  <m:ctrlPr>
                    <w:rPr>
                      <w:rFonts w:ascii="Cambria Math" w:eastAsia="Times New Roman" w:hAnsi="Cambria Math" w:cs="Times New Roman"/>
                      <w:i/>
                      <w:color w:val="000000" w:themeColor="text1"/>
                      <w:lang w:val="es-PE"/>
                    </w:rPr>
                  </m:ctrlPr>
                </m:dPr>
                <m:e>
                  <m:r>
                    <w:rPr>
                      <w:rFonts w:ascii="Cambria Math" w:eastAsia="Times New Roman" w:hAnsi="Cambria Math" w:cs="Times New Roman"/>
                      <w:color w:val="000000" w:themeColor="text1"/>
                      <w:lang w:val="es-PE"/>
                    </w:rPr>
                    <m:t>x</m:t>
                  </m:r>
                </m:e>
              </m:d>
            </m:e>
          </m:nary>
          <m:r>
            <w:rPr>
              <w:rFonts w:ascii="Cambria Math" w:eastAsia="Times New Roman" w:hAnsi="Cambria Math" w:cs="Times New Roman"/>
              <w:color w:val="000000" w:themeColor="text1"/>
              <w:lang w:val="es-PE"/>
            </w:rPr>
            <m:t xml:space="preserve">                               (6) </m:t>
          </m:r>
        </m:oMath>
      </m:oMathPara>
    </w:p>
    <w:p w14:paraId="7625978B" w14:textId="10E9FAC8" w:rsidR="002307A8" w:rsidRDefault="00B8736A"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Donde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A</m:t>
            </m:r>
          </m:e>
          <m:sub>
            <m:r>
              <w:rPr>
                <w:rFonts w:ascii="Cambria Math" w:eastAsia="Times New Roman" w:hAnsi="Cambria Math" w:cs="Times New Roman"/>
                <w:color w:val="000000" w:themeColor="text1"/>
                <w:lang w:val="es-PE"/>
              </w:rPr>
              <m:t>H</m:t>
            </m:r>
          </m:sub>
        </m:sSub>
        <m:r>
          <w:rPr>
            <w:rFonts w:ascii="Cambria Math" w:eastAsia="Times New Roman" w:hAnsi="Cambria Math" w:cs="Times New Roman"/>
            <w:color w:val="000000" w:themeColor="text1"/>
            <w:lang w:val="es-PE"/>
          </w:rPr>
          <m:t>(x)</m:t>
        </m:r>
      </m:oMath>
      <w:r>
        <w:rPr>
          <w:rFonts w:ascii="Times New Roman" w:eastAsia="Times New Roman" w:hAnsi="Times New Roman" w:cs="Times New Roman"/>
          <w:color w:val="000000" w:themeColor="text1"/>
          <w:lang w:val="es-PE"/>
        </w:rPr>
        <w:t xml:space="preserve"> es la señal del detector híbrido; x, la observación con sus valores originales; z, su versión estandarizada;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A</m:t>
            </m:r>
          </m:e>
          <m:sub>
            <m:r>
              <w:rPr>
                <w:rFonts w:ascii="Cambria Math" w:eastAsia="Times New Roman" w:hAnsi="Cambria Math" w:cs="Times New Roman"/>
                <w:color w:val="000000" w:themeColor="text1"/>
                <w:lang w:val="es-PE"/>
              </w:rPr>
              <m:t>IF</m:t>
            </m:r>
          </m:sub>
        </m:sSub>
        <m:r>
          <w:rPr>
            <w:rFonts w:ascii="Cambria Math" w:eastAsia="Times New Roman" w:hAnsi="Cambria Math" w:cs="Times New Roman"/>
            <w:color w:val="000000" w:themeColor="text1"/>
            <w:lang w:val="es-PE"/>
          </w:rPr>
          <m:t>(z)</m:t>
        </m:r>
      </m:oMath>
      <w:r>
        <w:rPr>
          <w:rFonts w:ascii="Times New Roman" w:eastAsia="Times New Roman" w:hAnsi="Times New Roman" w:cs="Times New Roman"/>
          <w:color w:val="000000" w:themeColor="text1"/>
          <w:lang w:val="es-PE"/>
        </w:rPr>
        <w:t xml:space="preserve">, la señal del IF; y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h</m:t>
            </m:r>
          </m:e>
          <m:sub>
            <m:r>
              <w:rPr>
                <w:rFonts w:ascii="Cambria Math" w:eastAsia="Times New Roman" w:hAnsi="Cambria Math" w:cs="Times New Roman"/>
                <w:color w:val="000000" w:themeColor="text1"/>
                <w:lang w:val="es-PE"/>
              </w:rPr>
              <m:t>k</m:t>
            </m:r>
          </m:sub>
        </m:sSub>
        <m:r>
          <w:rPr>
            <w:rFonts w:ascii="Cambria Math" w:eastAsia="Times New Roman" w:hAnsi="Cambria Math" w:cs="Times New Roman"/>
            <w:color w:val="000000" w:themeColor="text1"/>
            <w:lang w:val="es-PE"/>
          </w:rPr>
          <m:t>(x)</m:t>
        </m:r>
      </m:oMath>
      <w:r>
        <w:rPr>
          <w:rFonts w:ascii="Times New Roman" w:eastAsia="Times New Roman" w:hAnsi="Times New Roman" w:cs="Times New Roman"/>
          <w:color w:val="000000" w:themeColor="text1"/>
          <w:lang w:val="es-PE"/>
        </w:rPr>
        <w:t xml:space="preserve">, la señal de la regla </w:t>
      </w:r>
      <m:oMath>
        <m:r>
          <w:rPr>
            <w:rFonts w:ascii="Cambria Math" w:eastAsia="Times New Roman" w:hAnsi="Cambria Math" w:cs="Times New Roman"/>
            <w:color w:val="000000" w:themeColor="text1"/>
            <w:lang w:val="es-PE"/>
          </w:rPr>
          <m:t>k</m:t>
        </m:r>
      </m:oMath>
      <w:r>
        <w:rPr>
          <w:rFonts w:ascii="Times New Roman" w:eastAsia="Times New Roman" w:hAnsi="Times New Roman" w:cs="Times New Roman"/>
          <w:color w:val="000000" w:themeColor="text1"/>
          <w:lang w:val="es-PE"/>
        </w:rPr>
        <w:t xml:space="preserve">. Cada señal vale 1 si se activa y 0 en caso contrario. El símbolo </w:t>
      </w:r>
      <m:oMath>
        <m:r>
          <w:rPr>
            <w:rFonts w:ascii="Cambria Math" w:eastAsia="Times New Roman" w:hAnsi="Cambria Math" w:cs="Times New Roman"/>
            <w:color w:val="000000" w:themeColor="text1"/>
            <w:lang w:val="es-PE"/>
          </w:rPr>
          <m:t>⋁</m:t>
        </m:r>
      </m:oMath>
      <w:r>
        <w:rPr>
          <w:rFonts w:ascii="Times New Roman" w:eastAsia="Times New Roman" w:hAnsi="Times New Roman" w:cs="Times New Roman"/>
          <w:color w:val="000000" w:themeColor="text1"/>
          <w:lang w:val="es-PE"/>
        </w:rPr>
        <w:t xml:space="preserve"> representa la disyunción lógica: el detector híbrido toma el valor 1 cuando el IF, alguno de los heurísticos o ambos identifican una anomalía. Toma el valor 0 cuando ninguno se activa.</w:t>
      </w:r>
    </w:p>
    <w:p w14:paraId="5765A398" w14:textId="397D61EC" w:rsidR="00263940" w:rsidRDefault="001856EB"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 integración conserva la puntuación y el umbral del IF y registra el origen de las señales para evaluar cada componente por separado.</w:t>
      </w:r>
    </w:p>
    <w:p w14:paraId="121D13BA" w14:textId="00DA14AE" w:rsidR="00D66FAF" w:rsidRPr="00212679" w:rsidRDefault="00D66FAF" w:rsidP="00D66FAF">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 xml:space="preserve">3.3.7 Evaluación y congelado</w:t>
      </w:r>
    </w:p>
    <w:p w14:paraId="321D862E" w14:textId="23FF2154" w:rsidR="00D66FAF" w:rsidRDefault="003A5F30"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 evaluación mantiene fijos el escalador, el IF y el umbral calibrado. Se utilizan las 65 421 observaciones de prueba normal para estimar los falsos positivos y los datos de ataque para medir la detección. Se comparan el IF, los heurísticos y su combinación sobre los mismos datos de cada ensayo, mediante. Eq (7),</w:t>
      </w:r>
    </w:p>
    <w:p w14:paraId="7E958F47" w14:textId="7E1F2700" w:rsidR="00D66FAF" w:rsidRPr="00B67E58" w:rsidRDefault="00BB54BD" w:rsidP="007E05D7">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r>
            <w:rPr>
              <w:rFonts w:ascii="Cambria Math" w:eastAsia="Times New Roman" w:hAnsi="Cambria Math" w:cs="Times New Roman"/>
              <w:color w:val="000000" w:themeColor="text1"/>
              <w:lang w:val="es-PE"/>
            </w:rPr>
            <m:t>TPR=</m:t>
          </m:r>
          <m:f>
            <m:fPr>
              <m:ctrlPr>
                <w:rPr>
                  <w:rFonts w:ascii="Cambria Math" w:eastAsia="Times New Roman" w:hAnsi="Cambria Math" w:cs="Times New Roman"/>
                  <w:i/>
                  <w:color w:val="000000" w:themeColor="text1"/>
                  <w:lang w:val="es-PE"/>
                </w:rPr>
              </m:ctrlPr>
            </m:fPr>
            <m:num>
              <m:r>
                <w:rPr>
                  <w:rFonts w:ascii="Cambria Math" w:eastAsia="Times New Roman" w:hAnsi="Cambria Math" w:cs="Times New Roman"/>
                  <w:color w:val="000000" w:themeColor="text1"/>
                  <w:lang w:val="es-PE"/>
                </w:rPr>
                <m:t>TP</m:t>
              </m:r>
            </m:num>
            <m:den>
              <m:r>
                <w:rPr>
                  <w:rFonts w:ascii="Cambria Math" w:eastAsia="Times New Roman" w:hAnsi="Cambria Math" w:cs="Times New Roman"/>
                  <w:color w:val="000000" w:themeColor="text1"/>
                  <w:lang w:val="es-PE"/>
                </w:rPr>
                <m:t>TP+FN</m:t>
              </m:r>
            </m:den>
          </m:f>
          <m:r>
            <w:rPr>
              <w:rFonts w:ascii="Cambria Math" w:eastAsia="Times New Roman" w:hAnsi="Cambria Math" w:cs="Times New Roman"/>
              <w:color w:val="000000" w:themeColor="text1"/>
              <w:lang w:val="es-PE"/>
            </w:rPr>
            <m:t>,     FPR=</m:t>
          </m:r>
          <m:f>
            <m:fPr>
              <m:ctrlPr>
                <w:rPr>
                  <w:rFonts w:ascii="Cambria Math" w:eastAsia="Times New Roman" w:hAnsi="Cambria Math" w:cs="Times New Roman"/>
                  <w:i/>
                  <w:color w:val="000000" w:themeColor="text1"/>
                  <w:lang w:val="es-PE"/>
                </w:rPr>
              </m:ctrlPr>
            </m:fPr>
            <m:num>
              <m:r>
                <w:rPr>
                  <w:rFonts w:ascii="Cambria Math" w:eastAsia="Times New Roman" w:hAnsi="Cambria Math" w:cs="Times New Roman"/>
                  <w:color w:val="000000" w:themeColor="text1"/>
                  <w:lang w:val="es-PE"/>
                </w:rPr>
                <m:t>FP</m:t>
              </m:r>
            </m:num>
            <m:den>
              <m:r>
                <w:rPr>
                  <w:rFonts w:ascii="Cambria Math" w:eastAsia="Times New Roman" w:hAnsi="Cambria Math" w:cs="Times New Roman"/>
                  <w:color w:val="000000" w:themeColor="text1"/>
                  <w:lang w:val="es-PE"/>
                </w:rPr>
                <m:t>FP+TN</m:t>
              </m:r>
            </m:den>
          </m:f>
          <m:r>
            <w:rPr>
              <w:rFonts w:ascii="Cambria Math" w:eastAsia="Times New Roman" w:hAnsi="Cambria Math" w:cs="Times New Roman"/>
              <w:color w:val="000000" w:themeColor="text1"/>
              <w:lang w:val="es-PE"/>
            </w:rPr>
            <m:t xml:space="preserve">                (7)</m:t>
          </m:r>
        </m:oMath>
      </m:oMathPara>
    </w:p>
    <w:p w14:paraId="661AA512" w14:textId="4FDB5A6C" w:rsidR="00BB54BD" w:rsidRDefault="00BB54BD"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Donde </w:t>
      </w:r>
      <m:oMath>
        <m:r>
          <w:rPr>
            <w:rFonts w:ascii="Cambria Math" w:eastAsia="Times New Roman" w:hAnsi="Cambria Math" w:cs="Times New Roman"/>
            <w:color w:val="000000" w:themeColor="text1"/>
            <w:lang w:val="es-PE"/>
          </w:rPr>
          <m:t>TP</m:t>
        </m:r>
      </m:oMath>
      <w:r>
        <w:rPr>
          <w:rFonts w:ascii="Times New Roman" w:eastAsia="Times New Roman" w:hAnsi="Times New Roman" w:cs="Times New Roman"/>
          <w:color w:val="000000" w:themeColor="text1"/>
          <w:lang w:val="es-PE"/>
        </w:rPr>
        <w:t xml:space="preserve"> son los ataques detectados; </w:t>
      </w:r>
      <m:oMath>
        <m:r>
          <w:rPr>
            <w:rFonts w:ascii="Cambria Math" w:eastAsia="Times New Roman" w:hAnsi="Cambria Math" w:cs="Times New Roman"/>
            <w:color w:val="000000" w:themeColor="text1"/>
            <w:lang w:val="es-PE"/>
          </w:rPr>
          <m:t>FN</m:t>
        </m:r>
      </m:oMath>
      <w:r>
        <w:rPr>
          <w:rFonts w:ascii="Times New Roman" w:eastAsia="Times New Roman" w:hAnsi="Times New Roman" w:cs="Times New Roman"/>
          <w:color w:val="000000" w:themeColor="text1"/>
          <w:lang w:val="es-PE"/>
        </w:rPr>
        <w:t xml:space="preserve"> los ataques no detectados; </w:t>
      </w:r>
      <m:oMath>
        <m:r>
          <w:rPr>
            <w:rFonts w:ascii="Cambria Math" w:eastAsia="Times New Roman" w:hAnsi="Cambria Math" w:cs="Times New Roman"/>
            <w:color w:val="000000" w:themeColor="text1"/>
            <w:lang w:val="es-PE"/>
          </w:rPr>
          <m:t>FP</m:t>
        </m:r>
      </m:oMath>
      <w:r>
        <w:rPr>
          <w:rFonts w:ascii="Times New Roman" w:eastAsia="Times New Roman" w:hAnsi="Times New Roman" w:cs="Times New Roman"/>
          <w:color w:val="000000" w:themeColor="text1"/>
          <w:lang w:val="es-PE"/>
        </w:rPr>
        <w:t xml:space="preserve"> las observaciones normales señaladas como anómalas y </w:t>
      </w:r>
      <m:oMath>
        <m:r>
          <w:rPr>
            <w:rFonts w:ascii="Cambria Math" w:eastAsia="Times New Roman" w:hAnsi="Cambria Math" w:cs="Times New Roman"/>
            <w:color w:val="000000" w:themeColor="text1"/>
            <w:lang w:val="es-PE"/>
          </w:rPr>
          <m:t>TN</m:t>
        </m:r>
      </m:oMath>
      <w:r>
        <w:rPr>
          <w:rFonts w:ascii="Times New Roman" w:eastAsia="Times New Roman" w:hAnsi="Times New Roman" w:cs="Times New Roman"/>
          <w:color w:val="000000" w:themeColor="text1"/>
          <w:lang w:val="es-PE"/>
        </w:rPr>
        <w:t xml:space="preserve"> las normales correctamente identificadas. Se distingue la detección por ventana de la cobertura por episodio y se declara el denominador de cada resultado. Para el IF también se calcula ROC-AUC utilizando el negativo de su puntuación de </w:t>
        <w:lastRenderedPageBreak/>
        <w:t>normalidad, de modo que los valores mayores representen mayor anomalía.</w:t>
      </w:r>
    </w:p>
    <w:p w14:paraId="11A89688" w14:textId="45AA639E" w:rsidR="003B7511" w:rsidRDefault="00D634F1"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El congelado conserva el escalador, el bosque, el umbral con su precisión completa, el esquema y orden de las variables, y la versión de las reglas. Un manifiesto registra los parámetros, las versiones de las bibliotecas y las huellas SHA-256 de los artefactos. Antes del despliegue se verifica que el modelo guardado mantenga las mismas decisiones y que el orden de sus entradas coincida con el extractor.</w:t>
      </w:r>
    </w:p>
    <w:p w14:paraId="56EB35EA" w14:textId="1634EF50" w:rsidR="00E83D02" w:rsidRPr="00EE58AA" w:rsidRDefault="00E83D02" w:rsidP="00E83D02">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 xml:space="preserve">3.4 Política de decisión y respuesta graduada</w:t>
      </w:r>
    </w:p>
    <w:p w14:paraId="059A6D3C" w14:textId="79902207" w:rsidR="00E83D02" w:rsidRDefault="00AD703F"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 política transforma las señales del detector en acciones temporales por dirección IP. Una anomalía identificada únicamente por el IF genera una limitación de tráfico; las reglas de fuerza bruta y escaneo generan bloqueo, mientras que las de volumen HTTP elevado y actividad DNS inusual generan limitación. Cuando coinciden varias señales, prevalece BLOCK sobre LIMIT. La Tabla 4 resume esta correspondencia</w:t>
      </w:r>
    </w:p>
    <w:p w14:paraId="5AD80000" w14:textId="007F26F4" w:rsidR="004727FF" w:rsidRPr="00364C40" w:rsidRDefault="00364C40" w:rsidP="00903A0B">
      <w:pPr>
        <w:spacing w:before="120" w:after="0" w:line="240" w:lineRule="auto"/>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Tabla 4. Correspondencia entre señales y acciones</w:t>
      </w:r>
    </w:p>
    <w:tbl>
      <w:tblPr>
        <w:tblStyle w:val="Tablaconcuadrcula"/>
        <w:tblW w:w="0" w:type="auto"/>
        <w:tblInd w:w="38" w:type="dxa"/>
        <w:tblLook w:val="04A0" w:firstRow="1" w:lastRow="0" w:firstColumn="1" w:lastColumn="0" w:noHBand="0" w:noVBand="1"/>
      </w:tblPr>
      <w:tblGrid>
        <w:gridCol w:w="1453"/>
        <w:gridCol w:w="1789"/>
        <w:gridCol w:w="1456"/>
      </w:tblGrid>
      <w:tr w:rsidR="004727FF" w:rsidRPr="00364C40" w14:paraId="31BE1595" w14:textId="77777777" w:rsidTr="00AA26C2">
        <w:trPr>
          <w:trHeight w:val="580"/>
        </w:trPr>
        <w:tc>
          <w:tcPr>
            <w:tcW w:w="1488" w:type="dxa"/>
            <w:vAlign w:val="center"/>
          </w:tcPr>
          <w:p w14:paraId="215C09EB" w14:textId="7747F3B7" w:rsidR="004727FF" w:rsidRPr="00A4777F" w:rsidRDefault="004727FF" w:rsidP="00A4777F">
            <w:pPr>
              <w:jc w:val="center"/>
              <w:rPr>
                <w:rFonts w:ascii="Times New Roman" w:eastAsia="Times New Roman" w:hAnsi="Times New Roman" w:cs="Times New Roman"/>
                <w:b/>
                <w:bCs/>
                <w:color w:val="000000" w:themeColor="text1"/>
                <w:sz w:val="20"/>
                <w:szCs w:val="20"/>
                <w:lang w:val="es-PE"/>
              </w:rPr>
            </w:pPr>
            <w:r>
              <w:rPr>
                <w:rFonts w:ascii="Times New Roman" w:eastAsia="Times New Roman" w:hAnsi="Times New Roman" w:cs="Times New Roman"/>
                <w:b/>
                <w:bCs/>
                <w:color w:val="000000" w:themeColor="text1"/>
                <w:sz w:val="20"/>
                <w:szCs w:val="20"/>
                <w:lang w:val="es-PE"/>
              </w:rPr>
              <w:t>Señal</w:t>
            </w:r>
          </w:p>
        </w:tc>
        <w:tc>
          <w:tcPr>
            <w:tcW w:w="1843" w:type="dxa"/>
            <w:vAlign w:val="center"/>
          </w:tcPr>
          <w:p w14:paraId="62F52F9F" w14:textId="520E2D4B" w:rsidR="004727FF" w:rsidRPr="00A4777F" w:rsidRDefault="004727FF" w:rsidP="00A4777F">
            <w:pPr>
              <w:jc w:val="center"/>
              <w:rPr>
                <w:rFonts w:ascii="Times New Roman" w:eastAsia="Times New Roman" w:hAnsi="Times New Roman" w:cs="Times New Roman"/>
                <w:b/>
                <w:bCs/>
                <w:color w:val="000000" w:themeColor="text1"/>
                <w:sz w:val="20"/>
                <w:szCs w:val="20"/>
                <w:lang w:val="es-PE"/>
              </w:rPr>
            </w:pPr>
            <w:r>
              <w:rPr>
                <w:rFonts w:ascii="Times New Roman" w:eastAsia="Times New Roman" w:hAnsi="Times New Roman" w:cs="Times New Roman"/>
                <w:b/>
                <w:bCs/>
                <w:color w:val="000000" w:themeColor="text1"/>
                <w:sz w:val="20"/>
                <w:szCs w:val="20"/>
                <w:lang w:val="es-PE"/>
              </w:rPr>
              <w:t>Condición</w:t>
            </w:r>
          </w:p>
        </w:tc>
        <w:tc>
          <w:tcPr>
            <w:tcW w:w="1367" w:type="dxa"/>
            <w:vAlign w:val="center"/>
          </w:tcPr>
          <w:p w14:paraId="7330C9E4" w14:textId="48EA5C5A" w:rsidR="004727FF" w:rsidRPr="00A4777F" w:rsidRDefault="004727FF" w:rsidP="00A4777F">
            <w:pPr>
              <w:jc w:val="center"/>
              <w:rPr>
                <w:rFonts w:ascii="Times New Roman" w:eastAsia="Times New Roman" w:hAnsi="Times New Roman" w:cs="Times New Roman"/>
                <w:b/>
                <w:bCs/>
                <w:color w:val="000000" w:themeColor="text1"/>
                <w:sz w:val="20"/>
                <w:szCs w:val="20"/>
                <w:lang w:val="es-PE"/>
              </w:rPr>
            </w:pPr>
            <w:r>
              <w:rPr>
                <w:rFonts w:ascii="Times New Roman" w:eastAsia="Times New Roman" w:hAnsi="Times New Roman" w:cs="Times New Roman"/>
                <w:b/>
                <w:bCs/>
                <w:color w:val="000000" w:themeColor="text1"/>
                <w:sz w:val="20"/>
                <w:szCs w:val="20"/>
                <w:lang w:val="es-PE"/>
              </w:rPr>
              <w:t>Acción</w:t>
            </w:r>
          </w:p>
        </w:tc>
      </w:tr>
      <w:tr w:rsidR="004727FF" w:rsidRPr="00364C40" w14:paraId="69BC6460" w14:textId="77777777" w:rsidTr="00AA26C2">
        <w:trPr>
          <w:trHeight w:val="580"/>
        </w:trPr>
        <w:tc>
          <w:tcPr>
            <w:tcW w:w="1488" w:type="dxa"/>
            <w:vAlign w:val="center"/>
          </w:tcPr>
          <w:p w14:paraId="644EC261" w14:textId="27DE509B" w:rsidR="004727FF" w:rsidRPr="00364C40" w:rsidRDefault="00364C40"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Isolation Forest</w:t>
            </w:r>
          </w:p>
        </w:tc>
        <w:tc>
          <w:tcPr>
            <w:tcW w:w="1843" w:type="dxa"/>
            <w:vAlign w:val="center"/>
          </w:tcPr>
          <w:p w14:paraId="3C83E77E" w14:textId="00C7CC0A" w:rsidR="004727FF" w:rsidRPr="00364C40" w:rsidRDefault="00364C40"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 xml:space="preserve">Puntuación interior a -0,569397</w:t>
            </w:r>
          </w:p>
        </w:tc>
        <w:tc>
          <w:tcPr>
            <w:tcW w:w="1367" w:type="dxa"/>
            <w:tcMar>
              <w:left w:w="28" w:type="dxa"/>
              <w:right w:w="28" w:type="dxa"/>
            </w:tcMar>
            <w:vAlign w:val="center"/>
          </w:tcPr>
          <w:p w14:paraId="2B54A7F6" w14:textId="749A5C41" w:rsidR="004727FF" w:rsidRPr="00364C40" w:rsidRDefault="00BF576E"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ALERT→LIMIT</w:t>
            </w:r>
          </w:p>
        </w:tc>
      </w:tr>
      <w:tr w:rsidR="004727FF" w:rsidRPr="00364C40" w14:paraId="5801F469" w14:textId="77777777" w:rsidTr="00A33B72">
        <w:tc>
          <w:tcPr>
            <w:tcW w:w="1488" w:type="dxa"/>
            <w:vAlign w:val="center"/>
          </w:tcPr>
          <w:p w14:paraId="7B63B92C" w14:textId="26127006" w:rsidR="004727FF" w:rsidRPr="00364C40" w:rsidRDefault="00A3381B"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Heurístico de fuerza bruta HTTP</w:t>
            </w:r>
          </w:p>
        </w:tc>
        <w:tc>
          <w:tcPr>
            <w:tcW w:w="1843" w:type="dxa"/>
            <w:vAlign w:val="center"/>
          </w:tcPr>
          <w:p w14:paraId="3BC3C851" w14:textId="623A0CE3"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Se cumplen las condiciones de la regla</w:t>
            </w:r>
          </w:p>
        </w:tc>
        <w:tc>
          <w:tcPr>
            <w:tcW w:w="1367" w:type="dxa"/>
            <w:vAlign w:val="center"/>
          </w:tcPr>
          <w:p w14:paraId="60E8A4AA" w14:textId="1D8EE9CC" w:rsidR="004727FF" w:rsidRPr="00364C40" w:rsidRDefault="00BF576E"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BLOCK</w:t>
            </w:r>
          </w:p>
        </w:tc>
      </w:tr>
      <w:tr w:rsidR="004727FF" w:rsidRPr="00364C40" w14:paraId="4320CDB5" w14:textId="77777777" w:rsidTr="00A33B72">
        <w:tc>
          <w:tcPr>
            <w:tcW w:w="1488" w:type="dxa"/>
            <w:vAlign w:val="center"/>
          </w:tcPr>
          <w:p w14:paraId="5E0A3423" w14:textId="47472089" w:rsidR="004727FF" w:rsidRPr="00364C40" w:rsidRDefault="008F0634"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Heurístico de escaneo de puertos</w:t>
            </w:r>
          </w:p>
        </w:tc>
        <w:tc>
          <w:tcPr>
            <w:tcW w:w="1843" w:type="dxa"/>
            <w:vAlign w:val="center"/>
          </w:tcPr>
          <w:p w14:paraId="487F144E" w14:textId="0AD315F3"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Se cumple alguna de sus dos condiciones</w:t>
            </w:r>
          </w:p>
        </w:tc>
        <w:tc>
          <w:tcPr>
            <w:tcW w:w="1367" w:type="dxa"/>
            <w:vAlign w:val="center"/>
          </w:tcPr>
          <w:p w14:paraId="4E3ADC43" w14:textId="31ACB87D" w:rsidR="004727FF" w:rsidRPr="00364C40" w:rsidRDefault="00BF576E"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BLOCK</w:t>
            </w:r>
          </w:p>
        </w:tc>
      </w:tr>
      <w:tr w:rsidR="004727FF" w:rsidRPr="00364C40" w14:paraId="33E50314" w14:textId="77777777" w:rsidTr="00A33B72">
        <w:tc>
          <w:tcPr>
            <w:tcW w:w="1488" w:type="dxa"/>
            <w:vAlign w:val="center"/>
          </w:tcPr>
          <w:p w14:paraId="5C806AA6" w14:textId="307227EA" w:rsidR="004727FF" w:rsidRPr="00364C40" w:rsidRDefault="008F0634"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Heurístico de volumen HTTP elevado</w:t>
            </w:r>
          </w:p>
        </w:tc>
        <w:tc>
          <w:tcPr>
            <w:tcW w:w="1843" w:type="dxa"/>
            <w:vAlign w:val="center"/>
          </w:tcPr>
          <w:p w14:paraId="45885099" w14:textId="72613B0F"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Se cumplen las condiciones de la regla</w:t>
            </w:r>
          </w:p>
        </w:tc>
        <w:tc>
          <w:tcPr>
            <w:tcW w:w="1367" w:type="dxa"/>
            <w:vAlign w:val="center"/>
          </w:tcPr>
          <w:p w14:paraId="1988E5CF" w14:textId="3805A1F0" w:rsidR="004727FF" w:rsidRPr="00364C40" w:rsidRDefault="00BF576E"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LIMIT</w:t>
            </w:r>
          </w:p>
        </w:tc>
      </w:tr>
      <w:tr w:rsidR="004727FF" w:rsidRPr="00364C40" w14:paraId="2358E207" w14:textId="77777777" w:rsidTr="00A33B72">
        <w:tc>
          <w:tcPr>
            <w:tcW w:w="1488" w:type="dxa"/>
            <w:vAlign w:val="center"/>
          </w:tcPr>
          <w:p w14:paraId="73B3D7AD" w14:textId="21EE8850"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Heurístico de actividad DNS inusual</w:t>
            </w:r>
          </w:p>
        </w:tc>
        <w:tc>
          <w:tcPr>
            <w:tcW w:w="1843" w:type="dxa"/>
            <w:vAlign w:val="center"/>
          </w:tcPr>
          <w:p w14:paraId="5565F7A4" w14:textId="30E22A24"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Se cumplen las condiciones de la regla</w:t>
            </w:r>
          </w:p>
        </w:tc>
        <w:tc>
          <w:tcPr>
            <w:tcW w:w="1367" w:type="dxa"/>
            <w:vAlign w:val="center"/>
          </w:tcPr>
          <w:p w14:paraId="43DA28B8" w14:textId="6962DF68" w:rsidR="004727FF" w:rsidRPr="00364C40" w:rsidRDefault="00BF576E"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LIMIT</w:t>
            </w:r>
          </w:p>
        </w:tc>
      </w:tr>
      <w:tr w:rsidR="004727FF" w:rsidRPr="00364C40" w14:paraId="2954FFC4" w14:textId="77777777" w:rsidTr="00A33B72">
        <w:tc>
          <w:tcPr>
            <w:tcW w:w="1488" w:type="dxa"/>
            <w:vAlign w:val="center"/>
          </w:tcPr>
          <w:p w14:paraId="23E3EF73" w14:textId="53DC8F96"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Sin detección</w:t>
            </w:r>
          </w:p>
        </w:tc>
        <w:tc>
          <w:tcPr>
            <w:tcW w:w="1843" w:type="dxa"/>
            <w:vAlign w:val="center"/>
          </w:tcPr>
          <w:p w14:paraId="7A65DE7F" w14:textId="206E6007" w:rsidR="004727FF" w:rsidRPr="00364C40" w:rsidRDefault="00A4777F"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El IF no señala anomalía y ningún heurístico se activa</w:t>
            </w:r>
          </w:p>
        </w:tc>
        <w:tc>
          <w:tcPr>
            <w:tcW w:w="1367" w:type="dxa"/>
            <w:vAlign w:val="center"/>
          </w:tcPr>
          <w:p w14:paraId="3115B888" w14:textId="02BA9A8E" w:rsidR="004727FF" w:rsidRPr="00364C40" w:rsidRDefault="00BF576E" w:rsidP="00A4777F">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PERMIT</w:t>
            </w:r>
          </w:p>
        </w:tc>
      </w:tr>
    </w:tbl>
    <w:p w14:paraId="32CA4981" w14:textId="77777777" w:rsidR="004727FF" w:rsidRDefault="004727FF" w:rsidP="004727FF">
      <w:pPr>
        <w:spacing w:after="120" w:line="240" w:lineRule="auto"/>
        <w:jc w:val="both"/>
        <w:rPr>
          <w:rFonts w:ascii="Times New Roman" w:eastAsia="Times New Roman" w:hAnsi="Times New Roman" w:cs="Times New Roman"/>
          <w:color w:val="000000" w:themeColor="text1"/>
          <w:lang w:val="es-PE"/>
        </w:rPr>
      </w:pPr>
    </w:p>
    <w:p w14:paraId="651F9ACD" w14:textId="3A706BDA" w:rsidR="00E83D02" w:rsidRDefault="004727FF"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ALERT representa una señal de detección, mientras que LIMIT y BLOCK son acciones de respuesta. LIMIT descarta el tráfico que supera la tasa configurada</w:t>
      </w:r>
      <w:ins w:id="9028" w:author="Claude" w:date="2026-10-23T12:00:00Z">
        <w:r>
          <w:rPr>
            <w:rFonts w:ascii="Times New Roman" w:eastAsia="Times New Roman" w:hAnsi="Times New Roman" w:cs="Times New Roman"/>
            <w:color w:val="000000" w:themeColor="text1"/>
            <w:lang w:val="es-PE"/>
          </w:rPr>
          <w:t xml:space="preserve"> (100 paquetes/s con ráfaga de 5)</w:t>
        </w:r>
      </w:ins>
      <w:r>
        <w:rPr>
          <w:rFonts w:ascii="Times New Roman" w:eastAsia="Times New Roman" w:hAnsi="Times New Roman" w:cs="Times New Roman"/>
          <w:color w:val="000000" w:themeColor="text1"/>
          <w:lang w:val="es-PE"/>
        </w:rPr>
        <w:t xml:space="preserve">; BLOCK descarta todo el tráfico procedente de la IP hacia el host protegido. PERMIT indica que la observación no genera una nueva restricción, pero no revoca una medida todavía vigente.</w:t>
      </w:r>
    </w:p>
    <w:p w14:paraId="7022FB43" w14:textId="3274FF11" w:rsidR="009030F4" w:rsidRDefault="009030F4"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LIMIT tiene una duración de 300 s. Para BLOCK se aplican 300 s en el primer episodio, 1 800 s en el segundo y 3 600 s desde el tercero, con una marca para revisión humana. Las detecciones de bloqueo separadas por no más de 120 s se agrupan en un mismo episodio para evitar contar su republicación como reincidencia. El contador se reinicia tras más de 24 h sin actividad sancionada y no se generan bloqueos permanentes automáticos.</w:t>
      </w:r>
    </w:p>
    <w:p w14:paraId="772818C9" w14:textId="4B05E8AF" w:rsidR="009030F4" w:rsidRDefault="00987DED"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Las acciones se distribuyen mediante un feed firmado y se aplican con nftables en los hosts protegidos. Cada restricción conserva su caducidad, aunque deje de aparecer en el feed; un LIMIT posterior no reduce un BLOCK activo. Las medidas terminan por vencimiento o retirada manual. Los gateways, el servidor DNS, el sensor y el bastión permanecen en una lista de exclusión. Si el feed no está disponible o su firma es inválida, no se aplican nuevas acciones y las existentes conservan su caducidad.</w:t>
      </w:r>
    </w:p>
    <w:p w14:paraId="03AE8DBE" w14:textId="4A4E371F" w:rsidR="00987DED" w:rsidRPr="00EE58AA" w:rsidRDefault="00987DED" w:rsidP="00987DED">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 xml:space="preserve">3.5 Despliegue, monitoreo y actualización del detector</w:t>
      </w:r>
    </w:p>
    <w:p w14:paraId="2236B5BB" w14:textId="7ED5DCDE" w:rsidR="00987DED" w:rsidRDefault="00AA37F9"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El detector se ejecuta en el sensor mediante servicios gestionados por systemd y procesa las observaciones cada 10 s. Las decisiones se distribuyen mediante un feed firmado, transferido por el bastión hacia los agentes de los hosts protegidos. La interfaz de captura recibe el tráfico SPAN sin intervenir en su recorrido original; las restricciones se aplican en los hosts mediante nftables.</w:t>
      </w:r>
    </w:p>
    <w:p w14:paraId="77868036" w14:textId="6395AB63" w:rsidR="00AA37F9" w:rsidRDefault="00980ADD"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El monitoreo utiliza registros de decisiones y un panel de solo lectura, protegido mediante HTTPS, autenticación y roles. Se conservan la entidad observada, el cierre de ventana, la puntuación, el umbral y el origen de la detección para relacionar las señales con las respuestas. La replicación requiere adaptar las interfaces, redes, exclusiones y rutas, conservar las versiones de las dependencias y verificar los artefactos y el orden de las características.</w:t>
      </w:r>
    </w:p>
    <w:p w14:paraId="27893422" w14:textId="7F7BFDC2" w:rsidR="00441E80" w:rsidRDefault="00441E80"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El procedimiento de actualización contempla lotes diarios de nuevos datos, depurados antes de incorporarlos al entrenamiento. Se excluye la actividad marcada como sospechosa y se comprueba la distribución de cada lote frente a un conjunto fijo de referencia normal, separado del entrenamiento. Los datos nuevos pueden representar como máximo el 30 % del entrenamiento y ninguna IP puede aportar más del 10 % de esos datos nuevos.</w:t>
      </w:r>
    </w:p>
    <w:p w14:paraId="13048196" w14:textId="73E6FCC5" w:rsidR="00441E80" w:rsidRDefault="00F04436"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lastRenderedPageBreak/>
        <w:t>El reentrenamiento se configura con una cadencia de 30 días, anticipable ante deriva sostenida durante tres días o por solicitud manual, con un mínimo de siete lotes aceptados. Cada candidato se compara con el modelo vigente utilizando los mismos datos normales de referencia y de ataque. Se exige que su tasa de falsos positivos no supere la del vigente en más de 0,5 puntos porcentuales y que su detección no disminuya. Sin datos de ataque, la evaluación se considera incompleta. La activación requiere aprobación humana y conserva una copia de la configuración anterior para permitir la reversión.</w:t>
      </w:r>
    </w:p>
    <w:p w14:paraId="120329E3" w14:textId="038A5472" w:rsidR="001C4D5C" w:rsidRPr="001C4D5C" w:rsidRDefault="001C4D5C" w:rsidP="001C4D5C">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 xml:space="preserve">3.6 Protocolo de evaluación y validación del sistema</w:t>
      </w:r>
    </w:p>
    <w:p w14:paraId="7A8F612B" w14:textId="72BE4F23" w:rsidR="001C4D5C" w:rsidRDefault="00E51756" w:rsidP="00654A2C">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 evaluación distingue el desempeño del detector y la aplicación de la respuesta. Cada ensayo registra el escenario, origen, destino, periodo de ejecución, capturas y decisiones generadas. Las comparaciones utilizan los mismos datos por ensayo y conservan la identificación del modelo, umbral y versión de los heurísticos.</w:t>
      </w:r>
    </w:p>
    <w:p w14:paraId="4DAAE43A" w14:textId="729BEABF" w:rsidR="00AA7F8F" w:rsidRDefault="001C5A77" w:rsidP="00CC3E98">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br w:type="column"/>
        <w:t xml:space="preserve">Donde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0</m:t>
            </m:r>
          </m:sub>
        </m:sSub>
      </m:oMath>
      <w:r>
        <w:rPr>
          <w:rFonts w:ascii="Times New Roman" w:eastAsia="Times New Roman" w:hAnsi="Times New Roman" w:cs="Times New Roman"/>
          <w:color w:val="000000" w:themeColor="text1"/>
          <w:lang w:val="es-PE"/>
        </w:rPr>
        <w:t xml:space="preserve"> es el inicio del ataque;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det</m:t>
            </m:r>
          </m:sub>
        </m:sSub>
      </m:oMath>
      <w:r>
        <w:rPr>
          <w:rFonts w:ascii="Times New Roman" w:eastAsia="Times New Roman" w:hAnsi="Times New Roman" w:cs="Times New Roman"/>
          <w:color w:val="000000" w:themeColor="text1"/>
          <w:lang w:val="es-PE"/>
        </w:rPr>
        <w:t xml:space="preserve"> es la primera detección y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apl</m:t>
            </m:r>
          </m:sub>
        </m:sSub>
      </m:oMath>
      <w:r>
        <w:rPr>
          <w:rFonts w:ascii="Times New Roman" w:eastAsia="Times New Roman" w:hAnsi="Times New Roman" w:cs="Times New Roman"/>
          <w:color w:val="000000" w:themeColor="text1"/>
          <w:lang w:val="es-PE"/>
        </w:rPr>
        <w:t xml:space="preserve"> la aplicación de la medida en el host.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L</m:t>
            </m:r>
          </m:e>
          <m:sub>
            <m:r>
              <w:rPr>
                <w:rFonts w:ascii="Cambria Math" w:eastAsia="Times New Roman" w:hAnsi="Cambria Math" w:cs="Times New Roman"/>
                <w:color w:val="000000" w:themeColor="text1"/>
                <w:lang w:val="es-PE"/>
              </w:rPr>
              <m:t>det</m:t>
            </m:r>
          </m:sub>
        </m:sSub>
      </m:oMath>
      <w:r>
        <w:rPr>
          <w:rFonts w:ascii="Times New Roman" w:eastAsia="Times New Roman" w:hAnsi="Times New Roman" w:cs="Times New Roman"/>
          <w:color w:val="000000" w:themeColor="text1"/>
          <w:lang w:val="es-PE"/>
        </w:rPr>
        <w:t xml:space="preserve"> representa el tiempo hasta detectar el ataque y </w:t>
      </w: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L</m:t>
            </m:r>
          </m:e>
          <m:sub>
            <m:r>
              <w:rPr>
                <w:rFonts w:ascii="Cambria Math" w:eastAsia="Times New Roman" w:hAnsi="Cambria Math" w:cs="Times New Roman"/>
                <w:color w:val="000000" w:themeColor="text1"/>
                <w:lang w:val="es-PE"/>
              </w:rPr>
              <m:t>resp</m:t>
            </m:r>
          </m:sub>
        </m:sSub>
      </m:oMath>
      <w:r>
        <w:rPr>
          <w:rFonts w:ascii="Times New Roman" w:eastAsia="Times New Roman" w:hAnsi="Times New Roman" w:cs="Times New Roman"/>
          <w:color w:val="000000" w:themeColor="text1"/>
          <w:lang w:val="es-PE"/>
        </w:rPr>
        <w:t xml:space="preserve"> el tiempo adicional hasta aplicar la respuesta. Los casos sin detección o sin registro de aplicación se identifican por separado, sin asignarles una latencia igual a cero.</w:t>
      </w:r>
    </w:p>
    <w:p w14:paraId="1471E858" w14:textId="2414D137" w:rsidR="00CC3E98" w:rsidRDefault="00CC3E98" w:rsidP="00CC3E98">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 validación de respuesta contrasta las decisiones del sensor con las entradas del feed y las restricciones registradas en nftables. Se distingue la aplicación automática de extremo a extremo de la prueba aislada del mecanismo de bloqueo, evitando atribuir a ambas el mismo alcance de validación.</w:t>
      </w:r>
    </w:p>
    <w:p w14:paraId="010B5FFB" w14:textId="77777777" w:rsidR="00B32FF4" w:rsidRDefault="00B32FF4" w:rsidP="005307A3">
      <w:pPr>
        <w:spacing w:after="120" w:line="240" w:lineRule="auto"/>
        <w:jc w:val="both"/>
        <w:rPr>
          <w:rFonts w:ascii="Times New Roman" w:eastAsia="Times New Roman" w:hAnsi="Times New Roman" w:cs="Times New Roman"/>
          <w:color w:val="000000" w:themeColor="text1"/>
          <w:lang w:val="es-PE"/>
        </w:rPr>
      </w:pPr>
    </w:p>
    <w:p w14:paraId="37ED3B55" w14:textId="77777777" w:rsidR="00065C0D" w:rsidRDefault="00065C0D" w:rsidP="005307A3">
      <w:pPr>
        <w:spacing w:after="120" w:line="240" w:lineRule="auto"/>
        <w:jc w:val="both"/>
        <w:rPr>
          <w:rFonts w:ascii="Times New Roman" w:eastAsia="Times New Roman" w:hAnsi="Times New Roman" w:cs="Times New Roman"/>
          <w:color w:val="000000" w:themeColor="text1"/>
          <w:lang w:val="es-PE"/>
        </w:rPr>
      </w:pPr>
    </w:p>
    <w:p w14:paraId="73C1FEDB" w14:textId="77777777" w:rsidR="00065C0D" w:rsidRDefault="00065C0D" w:rsidP="005307A3">
      <w:pPr>
        <w:spacing w:after="120" w:line="240" w:lineRule="auto"/>
        <w:jc w:val="both"/>
        <w:rPr>
          <w:rFonts w:ascii="Times New Roman" w:eastAsia="Times New Roman" w:hAnsi="Times New Roman" w:cs="Times New Roman"/>
          <w:color w:val="000000" w:themeColor="text1"/>
          <w:lang w:val="es-PE"/>
        </w:rPr>
        <w:sectPr w:rsidR="00065C0D" w:rsidSect="00C31410">
          <w:type w:val="continuous"/>
          <w:pgSz w:w="11909" w:h="16834"/>
          <w:pgMar w:top="1440" w:right="1080" w:bottom="1440" w:left="1080" w:header="720" w:footer="720" w:gutter="0"/>
          <w:cols w:num="2" w:space="709"/>
          <w:docGrid w:linePitch="360"/>
        </w:sectPr>
      </w:pPr>
    </w:p>
    <w:p w14:paraId="723EF85A" w14:textId="77777777" w:rsidR="00CE0B5F" w:rsidRPr="00885F68" w:rsidRDefault="00CE0B5F" w:rsidP="00885F68">
      <w:pPr>
        <w:spacing w:after="20" w:line="240" w:lineRule="auto"/>
        <w:jc w:val="both"/>
        <w:rPr>
          <w:rFonts w:ascii="Times New Roman" w:eastAsia="Times New Roman" w:hAnsi="Times New Roman" w:cs="Times New Roman"/>
          <w:color w:val="000000" w:themeColor="text1"/>
          <w:sz w:val="2"/>
          <w:szCs w:val="2"/>
          <w:lang w:val="es-PE"/>
        </w:rPr>
        <w:sectPr w:rsidR="00CE0B5F" w:rsidRPr="00885F68" w:rsidSect="00C31410">
          <w:type w:val="continuous"/>
          <w:pgSz w:w="11909" w:h="16834"/>
          <w:pgMar w:top="1440" w:right="1080" w:bottom="1440" w:left="1080" w:header="720" w:footer="720" w:gutter="0"/>
          <w:cols w:num="2" w:space="709"/>
          <w:docGrid w:linePitch="360"/>
        </w:sectPr>
      </w:pPr>
    </w:p>
    <w:p w14:paraId="3D8D5692" w14:textId="55BB5344" w:rsidR="00CE0B5F" w:rsidRPr="005A1BB8" w:rsidRDefault="00D5173B" w:rsidP="007D605F">
      <w:pPr>
        <w:spacing w:before="120" w:after="0" w:line="240" w:lineRule="auto"/>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 xml:space="preserve">Tabla 5. Diseño de los experimentos y criterios de evaluación</w:t>
      </w:r>
    </w:p>
    <w:tbl>
      <w:tblPr>
        <w:tblStyle w:val="Tablaconcuadrcula"/>
        <w:tblW w:w="0" w:type="auto"/>
        <w:tblInd w:w="38" w:type="dxa"/>
        <w:tblLook w:val="04A0" w:firstRow="1" w:lastRow="0" w:firstColumn="1" w:lastColumn="0" w:noHBand="0" w:noVBand="1"/>
      </w:tblPr>
      <w:tblGrid>
        <w:gridCol w:w="1630"/>
        <w:gridCol w:w="2835"/>
        <w:gridCol w:w="2551"/>
        <w:gridCol w:w="2552"/>
      </w:tblGrid>
      <w:tr w:rsidR="00AC3411" w:rsidRPr="005A1BB8" w14:paraId="594F8F32" w14:textId="77777777" w:rsidTr="004E7F88">
        <w:trPr>
          <w:trHeight w:val="580"/>
        </w:trPr>
        <w:tc>
          <w:tcPr>
            <w:tcW w:w="1630" w:type="dxa"/>
            <w:vAlign w:val="center"/>
          </w:tcPr>
          <w:p w14:paraId="716EFE25" w14:textId="42C68C36" w:rsidR="00AC3411" w:rsidRPr="005A1BB8" w:rsidRDefault="00AC3411" w:rsidP="004E7F88">
            <w:pPr>
              <w:jc w:val="center"/>
              <w:rPr>
                <w:rFonts w:ascii="Times New Roman" w:eastAsia="Times New Roman" w:hAnsi="Times New Roman" w:cs="Times New Roman"/>
                <w:b/>
                <w:bCs/>
                <w:color w:val="000000" w:themeColor="text1"/>
                <w:sz w:val="20"/>
                <w:szCs w:val="20"/>
                <w:lang w:val="es-PE"/>
              </w:rPr>
            </w:pPr>
            <w:r>
              <w:rPr>
                <w:rFonts w:ascii="Times New Roman" w:eastAsia="Times New Roman" w:hAnsi="Times New Roman" w:cs="Times New Roman"/>
                <w:b/>
                <w:bCs/>
                <w:color w:val="000000" w:themeColor="text1"/>
                <w:sz w:val="20"/>
                <w:szCs w:val="20"/>
                <w:lang w:val="es-PE"/>
              </w:rPr>
              <w:t>Evaluación</w:t>
            </w:r>
          </w:p>
        </w:tc>
        <w:tc>
          <w:tcPr>
            <w:tcW w:w="2835" w:type="dxa"/>
            <w:vAlign w:val="center"/>
          </w:tcPr>
          <w:p w14:paraId="72067BBB" w14:textId="51E1A2E3" w:rsidR="00AC3411" w:rsidRPr="005A1BB8" w:rsidRDefault="00AC3411" w:rsidP="004E7F88">
            <w:pPr>
              <w:jc w:val="center"/>
              <w:rPr>
                <w:rFonts w:ascii="Times New Roman" w:eastAsia="Times New Roman" w:hAnsi="Times New Roman" w:cs="Times New Roman"/>
                <w:b/>
                <w:bCs/>
                <w:color w:val="000000" w:themeColor="text1"/>
                <w:sz w:val="20"/>
                <w:szCs w:val="20"/>
                <w:lang w:val="es-PE"/>
              </w:rPr>
            </w:pPr>
            <w:r>
              <w:rPr>
                <w:rFonts w:ascii="Times New Roman" w:eastAsia="Times New Roman" w:hAnsi="Times New Roman" w:cs="Times New Roman"/>
                <w:b/>
                <w:bCs/>
                <w:color w:val="000000" w:themeColor="text1"/>
                <w:sz w:val="20"/>
                <w:szCs w:val="20"/>
                <w:lang w:val="es-PE"/>
              </w:rPr>
              <w:t>Datos o escenarios</w:t>
            </w:r>
          </w:p>
        </w:tc>
        <w:tc>
          <w:tcPr>
            <w:tcW w:w="2551" w:type="dxa"/>
            <w:vAlign w:val="center"/>
          </w:tcPr>
          <w:p w14:paraId="4A18BB3D" w14:textId="11B311BD" w:rsidR="00AC3411" w:rsidRPr="005A1BB8" w:rsidRDefault="00AC3411" w:rsidP="004E7F88">
            <w:pPr>
              <w:jc w:val="center"/>
              <w:rPr>
                <w:rFonts w:ascii="Times New Roman" w:eastAsia="Times New Roman" w:hAnsi="Times New Roman" w:cs="Times New Roman"/>
                <w:b/>
                <w:bCs/>
                <w:color w:val="000000" w:themeColor="text1"/>
                <w:sz w:val="20"/>
                <w:szCs w:val="20"/>
                <w:lang w:val="es-PE"/>
              </w:rPr>
            </w:pPr>
            <w:r>
              <w:rPr>
                <w:rFonts w:ascii="Times New Roman" w:eastAsia="Times New Roman" w:hAnsi="Times New Roman" w:cs="Times New Roman"/>
                <w:b/>
                <w:bCs/>
                <w:color w:val="000000" w:themeColor="text1"/>
                <w:sz w:val="20"/>
                <w:szCs w:val="20"/>
                <w:lang w:val="es-PE"/>
              </w:rPr>
              <w:t>Alcance</w:t>
            </w:r>
          </w:p>
        </w:tc>
        <w:tc>
          <w:tcPr>
            <w:tcW w:w="2552" w:type="dxa"/>
            <w:vAlign w:val="center"/>
          </w:tcPr>
          <w:p w14:paraId="31D3FF48" w14:textId="6767D627" w:rsidR="00AC3411" w:rsidRPr="005A1BB8" w:rsidRDefault="00AC3411" w:rsidP="004E7F88">
            <w:pPr>
              <w:jc w:val="center"/>
              <w:rPr>
                <w:rFonts w:ascii="Times New Roman" w:eastAsia="Times New Roman" w:hAnsi="Times New Roman" w:cs="Times New Roman"/>
                <w:b/>
                <w:bCs/>
                <w:color w:val="000000" w:themeColor="text1"/>
                <w:sz w:val="20"/>
                <w:szCs w:val="20"/>
                <w:lang w:val="es-PE"/>
              </w:rPr>
            </w:pPr>
            <w:r>
              <w:rPr>
                <w:rFonts w:ascii="Times New Roman" w:eastAsia="Times New Roman" w:hAnsi="Times New Roman" w:cs="Times New Roman"/>
                <w:b/>
                <w:bCs/>
                <w:color w:val="000000" w:themeColor="text1"/>
                <w:sz w:val="20"/>
                <w:szCs w:val="20"/>
                <w:lang w:val="es-PE"/>
              </w:rPr>
              <w:t>Criterios</w:t>
            </w:r>
          </w:p>
        </w:tc>
      </w:tr>
      <w:tr w:rsidR="00AC3411" w:rsidRPr="005A1BB8" w14:paraId="61666FA4" w14:textId="77777777" w:rsidTr="004E7F88">
        <w:trPr>
          <w:trHeight w:val="580"/>
        </w:trPr>
        <w:tc>
          <w:tcPr>
            <w:tcW w:w="1630" w:type="dxa"/>
            <w:vAlign w:val="center"/>
          </w:tcPr>
          <w:p w14:paraId="5C354E13" w14:textId="3F966B1C" w:rsidR="00AC3411" w:rsidRPr="005A1BB8" w:rsidRDefault="00AC3411"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Falsos positivos del IF</w:t>
            </w:r>
          </w:p>
        </w:tc>
        <w:tc>
          <w:tcPr>
            <w:tcW w:w="2835" w:type="dxa"/>
            <w:vAlign w:val="center"/>
          </w:tcPr>
          <w:p w14:paraId="4A5AEA40" w14:textId="1155F94B" w:rsidR="00AC3411" w:rsidRPr="005A1BB8" w:rsidRDefault="003D6CF6"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Tráfico normal de prueba</w:t>
            </w:r>
          </w:p>
        </w:tc>
        <w:tc>
          <w:tcPr>
            <w:tcW w:w="2551" w:type="dxa"/>
            <w:vAlign w:val="center"/>
          </w:tcPr>
          <w:p w14:paraId="040111BD" w14:textId="55A48AF4"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65 421 ventanas</w:t>
            </w:r>
          </w:p>
        </w:tc>
        <w:tc>
          <w:tcPr>
            <w:tcW w:w="2552" w:type="dxa"/>
            <w:vAlign w:val="center"/>
          </w:tcPr>
          <w:p w14:paraId="3812232D" w14:textId="62CDE4DB"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FPR</w:t>
            </w:r>
          </w:p>
        </w:tc>
      </w:tr>
      <w:tr w:rsidR="00AC3411" w:rsidRPr="005A1BB8" w14:paraId="49AE2B87" w14:textId="77777777" w:rsidTr="004E7F88">
        <w:tc>
          <w:tcPr>
            <w:tcW w:w="1630" w:type="dxa"/>
            <w:vAlign w:val="center"/>
          </w:tcPr>
          <w:p w14:paraId="31D5D818" w14:textId="0182B8F2" w:rsidR="00AC3411" w:rsidRPr="005A1BB8" w:rsidRDefault="003D6CF6"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Detección del IF</w:t>
            </w:r>
          </w:p>
        </w:tc>
        <w:tc>
          <w:tcPr>
            <w:tcW w:w="2835" w:type="dxa"/>
            <w:vAlign w:val="center"/>
          </w:tcPr>
          <w:p w14:paraId="7B56EE41" w14:textId="62029349" w:rsidR="00AC3411" w:rsidRPr="005A1BB8" w:rsidRDefault="00941C5E"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Ataques identificados por familia</w:t>
            </w:r>
          </w:p>
        </w:tc>
        <w:tc>
          <w:tcPr>
            <w:tcW w:w="2551" w:type="dxa"/>
            <w:vAlign w:val="center"/>
          </w:tcPr>
          <w:p w14:paraId="73CFF1AC" w14:textId="05E69192"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Evaluación por ventana y versión del modelo</w:t>
            </w:r>
          </w:p>
        </w:tc>
        <w:tc>
          <w:tcPr>
            <w:tcW w:w="2552" w:type="dxa"/>
            <w:vAlign w:val="center"/>
          </w:tcPr>
          <w:p w14:paraId="0B775557" w14:textId="69F8671D"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TPR y ROC-AUC</w:t>
            </w:r>
          </w:p>
        </w:tc>
      </w:tr>
      <w:tr w:rsidR="00AC3411" w:rsidRPr="005A1BB8" w14:paraId="13FAF74F" w14:textId="77777777" w:rsidTr="004E7F88">
        <w:tc>
          <w:tcPr>
            <w:tcW w:w="1630" w:type="dxa"/>
            <w:vAlign w:val="center"/>
          </w:tcPr>
          <w:p w14:paraId="39C8AC64" w14:textId="49D6DF14" w:rsidR="00AC3411" w:rsidRPr="005A1BB8" w:rsidRDefault="003D6CF6"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Comparación por componentes</w:t>
            </w:r>
          </w:p>
        </w:tc>
        <w:tc>
          <w:tcPr>
            <w:tcW w:w="2835" w:type="dxa"/>
            <w:vAlign w:val="center"/>
          </w:tcPr>
          <w:p w14:paraId="18F25EBB" w14:textId="084AB403" w:rsidR="00AC3411" w:rsidRPr="005A1BB8" w:rsidRDefault="00941C5E"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 xml:space="preserve">DNS inusual, inundación HTTP y escaneo de puertos</w:t>
            </w:r>
          </w:p>
        </w:tc>
        <w:tc>
          <w:tcPr>
            <w:tcW w:w="2551" w:type="dxa"/>
            <w:vAlign w:val="center"/>
          </w:tcPr>
          <w:p w14:paraId="628A43B4" w14:textId="0E99F770"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Tres episodios por familia; nueve en total</w:t>
            </w:r>
          </w:p>
        </w:tc>
        <w:tc>
          <w:tcPr>
            <w:tcW w:w="2552" w:type="dxa"/>
            <w:vAlign w:val="center"/>
          </w:tcPr>
          <w:p w14:paraId="6D544640" w14:textId="351BAA55" w:rsidR="00AC3411" w:rsidRPr="005A1BB8" w:rsidRDefault="00EC73D3"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Cobertura del IF, heurísticos y combinado</w:t>
            </w:r>
          </w:p>
        </w:tc>
      </w:tr>
      <w:tr w:rsidR="00AC3411" w:rsidRPr="005A1BB8" w14:paraId="04467A7E" w14:textId="77777777" w:rsidTr="004E7F88">
        <w:tc>
          <w:tcPr>
            <w:tcW w:w="1630" w:type="dxa"/>
            <w:vAlign w:val="center"/>
          </w:tcPr>
          <w:p w14:paraId="1DEE5297" w14:textId="542509C4" w:rsidR="00AC3411" w:rsidRPr="005A1BB8" w:rsidRDefault="003D6CF6"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Comparación con Suricata</w:t>
            </w:r>
          </w:p>
        </w:tc>
        <w:tc>
          <w:tcPr>
            <w:tcW w:w="2835" w:type="dxa"/>
            <w:vAlign w:val="center"/>
          </w:tcPr>
          <w:p w14:paraId="4F0E3B79" w14:textId="68A06E5F"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Reproducción de los mismos PCAP con reglas ET Open</w:t>
            </w:r>
          </w:p>
        </w:tc>
        <w:tc>
          <w:tcPr>
            <w:tcW w:w="2551" w:type="dxa"/>
            <w:vAlign w:val="center"/>
          </w:tcPr>
          <w:p w14:paraId="5AE329DE" w14:textId="63D9B220"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Nueve episodios y un control adicional con Nikto</w:t>
            </w:r>
          </w:p>
        </w:tc>
        <w:tc>
          <w:tcPr>
            <w:tcW w:w="2552" w:type="dxa"/>
            <w:vAlign w:val="center"/>
          </w:tcPr>
          <w:p w14:paraId="57CA20A2" w14:textId="348C8A0B" w:rsidR="00AC3411" w:rsidRPr="005A1BB8" w:rsidRDefault="00395132"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 xml:space="preserve">Cobertura y latencia de detección</w:t>
            </w:r>
          </w:p>
        </w:tc>
      </w:tr>
      <w:tr w:rsidR="00AC3411" w:rsidRPr="005A1BB8" w14:paraId="70A13E05" w14:textId="77777777" w:rsidTr="004E7F88">
        <w:tc>
          <w:tcPr>
            <w:tcW w:w="1630" w:type="dxa"/>
            <w:vAlign w:val="center"/>
          </w:tcPr>
          <w:p w14:paraId="1ED5D3EC" w14:textId="5306C979" w:rsidR="00AC3411" w:rsidRPr="005A1BB8" w:rsidRDefault="003D6CF6"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Fuerza bruta HTTP</w:t>
            </w:r>
          </w:p>
        </w:tc>
        <w:tc>
          <w:tcPr>
            <w:tcW w:w="2835" w:type="dxa"/>
            <w:vAlign w:val="center"/>
          </w:tcPr>
          <w:p w14:paraId="3A570884" w14:textId="724A42DA"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Solicitudes con fallos de autenticación</w:t>
            </w:r>
          </w:p>
        </w:tc>
        <w:tc>
          <w:tcPr>
            <w:tcW w:w="2551" w:type="dxa"/>
            <w:vAlign w:val="center"/>
          </w:tcPr>
          <w:p w14:paraId="0C2FC3AA" w14:textId="58192C8D"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Un ensayo adicional</w:t>
            </w:r>
          </w:p>
        </w:tc>
        <w:tc>
          <w:tcPr>
            <w:tcW w:w="2552" w:type="dxa"/>
            <w:vAlign w:val="center"/>
          </w:tcPr>
          <w:p w14:paraId="1F720386" w14:textId="6EF24633" w:rsidR="00AC3411" w:rsidRPr="005A1BB8" w:rsidRDefault="005A1BB8"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Activación del heurística y acción generado</w:t>
            </w:r>
          </w:p>
        </w:tc>
      </w:tr>
      <w:tr w:rsidR="00AC3411" w:rsidRPr="005A1BB8" w14:paraId="43674556" w14:textId="77777777" w:rsidTr="004E7F88">
        <w:tc>
          <w:tcPr>
            <w:tcW w:w="1630" w:type="dxa"/>
            <w:vAlign w:val="center"/>
          </w:tcPr>
          <w:p w14:paraId="74D536E1" w14:textId="2D9E1533" w:rsidR="00AC3411" w:rsidRPr="005A1BB8" w:rsidRDefault="003D6CF6"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Aplicación de respuestas</w:t>
            </w:r>
          </w:p>
        </w:tc>
        <w:tc>
          <w:tcPr>
            <w:tcW w:w="2835" w:type="dxa"/>
            <w:vAlign w:val="center"/>
          </w:tcPr>
          <w:p w14:paraId="29C81182" w14:textId="1C48B0B8"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Ensayo automático de LIMIT y prueba aislada de BLOCK</w:t>
            </w:r>
          </w:p>
        </w:tc>
        <w:tc>
          <w:tcPr>
            <w:tcW w:w="2551" w:type="dxa"/>
            <w:vAlign w:val="center"/>
          </w:tcPr>
          <w:p w14:paraId="32A759B0" w14:textId="102A1670" w:rsidR="00AC3411" w:rsidRPr="005A1BB8" w:rsidRDefault="00E31397"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Registros del motor, feed y host protegido</w:t>
            </w:r>
          </w:p>
        </w:tc>
        <w:tc>
          <w:tcPr>
            <w:tcW w:w="2552" w:type="dxa"/>
            <w:vAlign w:val="center"/>
          </w:tcPr>
          <w:p w14:paraId="592889D4" w14:textId="17A78C91" w:rsidR="00AC3411" w:rsidRPr="005A1BB8" w:rsidRDefault="005A1BB8" w:rsidP="005A1BB8">
            <w:pPr>
              <w:spacing w:after="120"/>
              <w:jc w:val="center"/>
              <w:rPr>
                <w:rFonts w:ascii="Times New Roman" w:eastAsia="Times New Roman" w:hAnsi="Times New Roman" w:cs="Times New Roman"/>
                <w:color w:val="000000" w:themeColor="text1"/>
                <w:sz w:val="20"/>
                <w:szCs w:val="20"/>
                <w:lang w:val="es-PE"/>
              </w:rPr>
            </w:pPr>
            <w:r>
              <w:rPr>
                <w:rFonts w:ascii="Times New Roman" w:eastAsia="Times New Roman" w:hAnsi="Times New Roman" w:cs="Times New Roman"/>
                <w:color w:val="000000" w:themeColor="text1"/>
                <w:sz w:val="20"/>
                <w:szCs w:val="20"/>
                <w:lang w:val="es-PE"/>
              </w:rPr>
              <w:t>Correspondencia entre decisión y restricción aplicada</w:t>
            </w:r>
          </w:p>
        </w:tc>
      </w:tr>
    </w:tbl>
    <w:p w14:paraId="08D58DE9" w14:textId="77777777" w:rsidR="008E7639" w:rsidRDefault="008E7639" w:rsidP="0020229B">
      <w:pPr>
        <w:spacing w:after="120" w:line="240" w:lineRule="auto"/>
        <w:jc w:val="both"/>
        <w:rPr>
          <w:rFonts w:ascii="Times New Roman" w:eastAsia="Times New Roman" w:hAnsi="Times New Roman" w:cs="Times New Roman"/>
          <w:color w:val="000000" w:themeColor="text1"/>
          <w:lang w:val="es-PE"/>
        </w:rPr>
        <w:sectPr w:rsidR="008E7639" w:rsidSect="008E7639">
          <w:type w:val="continuous"/>
          <w:pgSz w:w="11909" w:h="16834"/>
          <w:pgMar w:top="1440" w:right="1080" w:bottom="1440" w:left="1080" w:header="720" w:footer="720" w:gutter="0"/>
          <w:cols w:space="709"/>
          <w:docGrid w:linePitch="360"/>
        </w:sectPr>
      </w:pPr>
    </w:p>
    <w:p w14:paraId="668E3C38" w14:textId="77777777" w:rsidR="008E7639" w:rsidRDefault="008E7639" w:rsidP="0020229B">
      <w:pPr>
        <w:spacing w:after="120" w:line="240" w:lineRule="auto"/>
        <w:jc w:val="both"/>
        <w:rPr>
          <w:rFonts w:ascii="Times New Roman" w:eastAsia="Times New Roman" w:hAnsi="Times New Roman" w:cs="Times New Roman"/>
          <w:color w:val="000000" w:themeColor="text1"/>
          <w:lang w:val="es-PE"/>
        </w:rPr>
      </w:pPr>
    </w:p>
    <w:p w14:paraId="1F85621A" w14:textId="3B404E11" w:rsidR="007D605F" w:rsidRDefault="00F4347B" w:rsidP="007D605F">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La comparación por componentes utiliza los mismos episodios para identificar el aporte del IF y de los heurísticos. Un episodio se considera detectado cuando se registra al menos una señal asociada al ataque durante su ejecución. Esta cobertura se presenta separada de la detección por ventana. La comparación con Suricata mantiene los mismos PCAP y declara las reglas y el alcance de inspección empleados.</w:t>
      </w:r>
    </w:p>
    <w:p w14:paraId="435933C1" w14:textId="3073CA58" w:rsidR="00F4347B" w:rsidRDefault="00F4347B" w:rsidP="007D605F">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En los ensayos con registros temporales completos, las latencias se calculan como. Eq (8),</w:t>
      </w:r>
    </w:p>
    <w:p w14:paraId="51372A20" w14:textId="4924CE8D" w:rsidR="001C2CE7" w:rsidRPr="00025C99" w:rsidRDefault="00000000" w:rsidP="00CA0BE3">
      <w:pPr>
        <w:spacing w:before="220" w:after="220" w:line="240" w:lineRule="auto"/>
        <w:jc w:val="both"/>
        <w:rPr>
          <w:rFonts w:ascii="Times New Roman" w:eastAsia="Times New Roman" w:hAnsi="Times New Roman" w:cs="Times New Roman"/>
          <w:color w:val="000000" w:themeColor="text1"/>
          <w:lang w:val="es-PE"/>
        </w:rPr>
      </w:pPr>
      <m:oMathPara>
        <m:oMathParaPr>
          <m:jc m:val="left"/>
        </m:oMathParaPr>
        <m:oMath>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L</m:t>
              </m:r>
            </m:e>
            <m:sub>
              <m:r>
                <w:rPr>
                  <w:rFonts w:ascii="Cambria Math" w:eastAsia="Times New Roman" w:hAnsi="Cambria Math" w:cs="Times New Roman"/>
                  <w:color w:val="000000" w:themeColor="text1"/>
                  <w:lang w:val="es-PE"/>
                </w:rPr>
                <m:t>det</m:t>
              </m:r>
            </m:sub>
          </m:sSub>
          <m:r>
            <w:rPr>
              <w:rFonts w:ascii="Cambria Math" w:eastAsia="Times New Roman" w:hAnsi="Cambria Math" w:cs="Times New Roman"/>
              <w:color w:val="000000" w:themeColor="text1"/>
              <w:lang w:val="es-PE"/>
            </w:rPr>
            <m: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det</m:t>
              </m:r>
            </m:sub>
          </m:sSub>
          <m:r>
            <w:rPr>
              <w:rFonts w:ascii="Cambria Math" w:eastAsia="Times New Roman" w:hAnsi="Cambria Math" w:cs="Times New Roman"/>
              <w:color w:val="000000" w:themeColor="text1"/>
              <w:lang w:val="es-PE"/>
            </w:rPr>
            <m: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0</m:t>
              </m:r>
            </m:sub>
          </m:sSub>
          <m:r>
            <w:rPr>
              <w:rFonts w:ascii="Cambria Math" w:eastAsia="Times New Roman" w:hAnsi="Cambria Math" w:cs="Times New Roman"/>
              <w:color w:val="000000" w:themeColor="text1"/>
              <w:lang w:val="es-PE"/>
            </w:rPr>
            <m:t xml:space="preserve">,      </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L</m:t>
              </m:r>
            </m:e>
            <m:sub>
              <m:r>
                <w:rPr>
                  <w:rFonts w:ascii="Cambria Math" w:eastAsia="Times New Roman" w:hAnsi="Cambria Math" w:cs="Times New Roman"/>
                  <w:color w:val="000000" w:themeColor="text1"/>
                  <w:lang w:val="es-PE"/>
                </w:rPr>
                <m:t>resp</m:t>
              </m:r>
            </m:sub>
          </m:sSub>
          <m:r>
            <w:rPr>
              <w:rFonts w:ascii="Cambria Math" w:eastAsia="Times New Roman" w:hAnsi="Cambria Math" w:cs="Times New Roman"/>
              <w:color w:val="000000" w:themeColor="text1"/>
              <w:lang w:val="es-PE"/>
            </w:rPr>
            <m: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apl</m:t>
              </m:r>
            </m:sub>
          </m:sSub>
          <m:r>
            <w:rPr>
              <w:rFonts w:ascii="Cambria Math" w:eastAsia="Times New Roman" w:hAnsi="Cambria Math" w:cs="Times New Roman"/>
              <w:color w:val="000000" w:themeColor="text1"/>
              <w:lang w:val="es-PE"/>
            </w:rPr>
            <m:t>-</m:t>
          </m:r>
          <m:sSub>
            <m:sSubPr>
              <m:ctrlPr>
                <w:rPr>
                  <w:rFonts w:ascii="Cambria Math" w:eastAsia="Times New Roman" w:hAnsi="Cambria Math" w:cs="Times New Roman"/>
                  <w:i/>
                  <w:color w:val="000000" w:themeColor="text1"/>
                  <w:lang w:val="es-PE"/>
                </w:rPr>
              </m:ctrlPr>
            </m:sSubPr>
            <m:e>
              <m:r>
                <w:rPr>
                  <w:rFonts w:ascii="Cambria Math" w:eastAsia="Times New Roman" w:hAnsi="Cambria Math" w:cs="Times New Roman"/>
                  <w:color w:val="000000" w:themeColor="text1"/>
                  <w:lang w:val="es-PE"/>
                </w:rPr>
                <m:t>t</m:t>
              </m:r>
            </m:e>
            <m:sub>
              <m:r>
                <w:rPr>
                  <w:rFonts w:ascii="Cambria Math" w:eastAsia="Times New Roman" w:hAnsi="Cambria Math" w:cs="Times New Roman"/>
                  <w:color w:val="000000" w:themeColor="text1"/>
                  <w:lang w:val="es-PE"/>
                </w:rPr>
                <m:t>det</m:t>
              </m:r>
            </m:sub>
          </m:sSub>
          <m:r>
            <w:rPr>
              <w:rFonts w:ascii="Cambria Math" w:eastAsia="Times New Roman" w:hAnsi="Cambria Math" w:cs="Times New Roman"/>
              <w:color w:val="000000" w:themeColor="text1"/>
              <w:lang w:val="es-PE"/>
            </w:rPr>
            <m:t xml:space="preserve">             (8)</m:t>
          </m:r>
        </m:oMath>
      </m:oMathPara>
    </w:p>
    <w:p w14:paraId="65CFF573" w14:textId="59CE5F70" w:rsidR="001C2CE7" w:rsidRDefault="001C2CE7" w:rsidP="007D605F">
      <w:pPr>
        <w:spacing w:after="120" w:line="240" w:lineRule="auto"/>
        <w:ind w:firstLine="288"/>
        <w:jc w:val="both"/>
        <w:rPr>
          <w:rFonts w:ascii="Times New Roman" w:eastAsia="Times New Roman" w:hAnsi="Times New Roman" w:cs="Times New Roman"/>
          <w:color w:val="000000" w:themeColor="text1"/>
          <w:lang w:val="es-PE"/>
        </w:rPr>
      </w:pPr>
    </w:p>
    <w:p>
      <w:pPr>
        <w:spacing w:after="120" w:line="240" w:lineRule="auto"/>
        <w:ind w:firstLine="288"/>
        <w:jc w:val="both"/>
        <w:rPr>
          <w:ins w:id="9031" w:author="Claude" w:date="2026-10-23T12:00:00Z"/>
          <w:rFonts w:ascii="Times New Roman" w:eastAsia="Times New Roman" w:hAnsi="Times New Roman" w:cs="Times New Roman"/>
          <w:color w:val="000000" w:themeColor="text1"/>
          <w:lang w:val="es-PE"/>
        </w:rPr>
      </w:pPr>
      <w:commentRangeStart w:id="1"/>
      <w:ins w:id="9029" w:author="Claude" w:date="2026-10-23T12:00:00Z">
        <w:r>
          <w:rPr>
            <w:rFonts w:ascii="Times New Roman" w:eastAsia="Times New Roman" w:hAnsi="Times New Roman" w:cs="Times New Roman"/>
            <w:color w:val="000000" w:themeColor="text1"/>
            <w:lang w:val="es-PE"/>
          </w:rPr>
          <w:t xml:space="preserve">Estas latencias distinguen tres momentos: la detección, como primera señal del modelo o de un heurístico; la decisión, cuando el motor emite LIMIT o BLOCK; y la respuesta, cuando la regla queda aplicada en el host protegido. Si un ensayo no dispone de registro para alguno de estos instantes, la latencia correspondiente se reporta como no medida y no se estima.</w:t>
        </w:r>
      </w:ins>
      <w:commentRangeEnd w:id="1"/>
      <w:ins w:id="9030" w:author="Claude" w:date="2026-10-23T12:00:00Z">
        <w:r>
          <w:rPr>
            <w:rStyle w:val="CommentReference"/>
          </w:rPr>
          <w:commentReference w:id="1"/>
        </w:r>
      </w:ins>
    </w:p>
    <w:p w14:paraId="5F913EB0" w14:textId="544D8889" w:rsidR="001C2CE7" w:rsidRPr="002C7AD4" w:rsidRDefault="002C7AD4" w:rsidP="002C7AD4">
      <w:pPr>
        <w:spacing w:after="120" w:line="240" w:lineRule="auto"/>
        <w:jc w:val="both"/>
        <w:rPr>
          <w:rFonts w:ascii="Times New Roman" w:eastAsia="Times New Roman" w:hAnsi="Times New Roman" w:cs="Times New Roman"/>
          <w:b/>
          <w:bCs/>
          <w:color w:val="000000" w:themeColor="text1"/>
          <w:sz w:val="24"/>
          <w:szCs w:val="24"/>
          <w:lang w:val="es-PE"/>
        </w:rPr>
      </w:pPr>
      <w:r>
        <w:rPr>
          <w:rFonts w:ascii="Times New Roman" w:eastAsia="Times New Roman" w:hAnsi="Times New Roman" w:cs="Times New Roman"/>
          <w:b/>
          <w:bCs/>
          <w:color w:val="000000" w:themeColor="text1"/>
          <w:sz w:val="24"/>
          <w:szCs w:val="24"/>
          <w:lang w:val="es-PE"/>
        </w:rPr>
        <w:t xml:space="preserve">4. </w:t>
      </w:r>
      <w:del w:id="9032" w:author="Claude" w:date="2026-10-23T12:00:00Z">
        <w:r>
          <w:rPr>
            <w:rFonts w:ascii="Times New Roman" w:eastAsia="Times New Roman" w:hAnsi="Times New Roman" w:cs="Times New Roman"/>
            <w:b/>
            <w:bCs/>
            <w:color w:val="000000" w:themeColor="text1"/>
            <w:sz w:val="24"/>
            <w:szCs w:val="24"/>
            <w:lang w:val="es-PE"/>
          </w:rPr>
          <w:delText xml:space="preserve">Results and Discussion</w:delText>
        </w:r>
      </w:del>
      <w:ins w:id="9033" w:author="Claude" w:date="2026-10-23T12:00:00Z">
        <w:r>
          <w:rPr>
            <w:rFonts w:ascii="Times New Roman" w:eastAsia="Times New Roman" w:hAnsi="Times New Roman" w:cs="Times New Roman"/>
            <w:b/>
            <w:bCs/>
            <w:color w:val="000000" w:themeColor="text1"/>
            <w:sz w:val="24"/>
            <w:szCs w:val="24"/>
            <w:lang w:val="es-PE"/>
          </w:rPr>
          <w:t xml:space="preserve">Resultados y discusión</w:t>
        </w:r>
      </w:ins>
    </w:p>
    <w:p w14:paraId="7F543063" w14:textId="2C27EE33" w:rsidR="007D605F" w:rsidRDefault="00084438" w:rsidP="00CF7B7D">
      <w:pPr>
        <w:spacing w:after="120" w:line="240" w:lineRule="auto"/>
        <w:ind w:firstLine="288"/>
        <w:jc w:val="both"/>
        <w:rPr>
          <w:rFonts w:ascii="Times New Roman" w:eastAsia="Times New Roman" w:hAnsi="Times New Roman" w:cs="Times New Roman"/>
          <w:color w:val="000000" w:themeColor="text1"/>
          <w:lang w:val="es-PE"/>
        </w:rPr>
      </w:pPr>
      <w:r>
        <w:rPr>
          <w:rFonts w:ascii="Times New Roman" w:eastAsia="Times New Roman" w:hAnsi="Times New Roman" w:cs="Times New Roman"/>
          <w:color w:val="000000" w:themeColor="text1"/>
          <w:lang w:val="es-PE"/>
        </w:rPr>
        <w:t xml:space="preserve">Esta sección presenta y discute los resultados de la evaluación de CyberFlow en el entorno experimental descrito en la Sección 3. Se examina el desempeño de Isolation Forest y su comparación con otros detectores, seguido del aporte de los heurísticos a la detección combinada. Posteriormente, se analizan la comparación con </w:t>
        <w:lastRenderedPageBreak/>
        <w:t>Suricata y la aplicación de las respuestas, considerando los tiempos de detección y actuación. Finalmente, se discuten los hallazgos y sus limitaciones dentro del alcance de tráfico IPv4 y características de las capas L3, L4 y L7.</w:t>
      </w:r>
    </w:p>
    <w:p w14:paraId="179FE956" w14:textId="3BEF199D" w:rsidR="00CF7B7D" w:rsidRPr="001C4D5C" w:rsidRDefault="00CF7B7D" w:rsidP="00CF7B7D">
      <w:pPr>
        <w:spacing w:after="120" w:line="240" w:lineRule="auto"/>
        <w:jc w:val="both"/>
        <w:rPr>
          <w:rFonts w:ascii="Times New Roman" w:eastAsia="Times New Roman" w:hAnsi="Times New Roman" w:cs="Times New Roman"/>
          <w:b/>
          <w:bCs/>
          <w:color w:val="000000" w:themeColor="text1"/>
          <w:lang w:val="es-PE"/>
        </w:rPr>
      </w:pPr>
      <w:r>
        <w:rPr>
          <w:rFonts w:ascii="Times New Roman" w:eastAsia="Times New Roman" w:hAnsi="Times New Roman" w:cs="Times New Roman"/>
          <w:b/>
          <w:bCs/>
          <w:color w:val="000000" w:themeColor="text1"/>
          <w:lang w:val="es-PE"/>
        </w:rPr>
        <w:t xml:space="preserve">4.1 Desempeño del Isolation Forest y comparación entre detectores</w:t>
      </w:r>
    </w:p>
    <w:p>
      <w:pPr>
        <w:spacing w:after="120" w:line="240" w:lineRule="auto"/>
        <w:ind w:firstLine="288"/>
        <w:jc w:val="both"/>
        <w:rPr>
          <w:ins w:id="9151" w:author="Claude" w:date="2026-10-23T12:00:00Z"/>
          <w:rFonts w:ascii="Times New Roman" w:eastAsia="Times New Roman" w:hAnsi="Times New Roman" w:cs="Times New Roman"/>
          <w:color w:val="000000" w:themeColor="text1"/>
          <w:lang w:val="es-PE"/>
        </w:rPr>
      </w:pPr>
      <w:ins w:id="9038" w:author="Claude" w:date="2026-10-23T12:00:00Z">
        <w:r>
          <w:rPr>
            <w:rFonts w:ascii="Times New Roman" w:eastAsia="Times New Roman" w:hAnsi="Times New Roman" w:cs="Times New Roman"/>
            <w:color w:val="000000" w:themeColor="text1"/>
            <w:lang w:val="es-PE"/>
          </w:rPr>
          <w:t xml:space="preserve">Se evaluó el modelo operativo if_limpio_2026_10 sobre ventanas temporales de 10 s por entidad. El conjunto contiene 65 421 ventanas normales de prueba y 84 ventanas etiquetadas como ataque, para 65 505 observaciones. El umbral congelado corresponde a score_samples &lt; −0,5693969936322356. La evaluación es reutilizada y no constituye un test ciego independiente.</w:t>
        </w:r>
      </w:ins>
    </w:p>
    <w:p>
      <w:pPr>
        <w:spacing w:after="120" w:line="240" w:lineRule="auto"/>
        <w:ind w:firstLine="288"/>
        <w:jc w:val="both"/>
        <w:rPr>
          <w:ins w:id="9152" w:author="Claude" w:date="2026-10-23T12:00:00Z"/>
          <w:rFonts w:ascii="Times New Roman" w:eastAsia="Times New Roman" w:hAnsi="Times New Roman" w:cs="Times New Roman"/>
          <w:color w:val="000000" w:themeColor="text1"/>
          <w:lang w:val="es-PE"/>
        </w:rPr>
      </w:pPr>
      <w:ins w:id="9039" w:author="Claude" w:date="2026-10-23T12:00:00Z">
        <w:r>
          <w:rPr>
            <w:rFonts w:ascii="Times New Roman" w:eastAsia="Times New Roman" w:hAnsi="Times New Roman" w:cs="Times New Roman"/>
            <w:color w:val="000000" w:themeColor="text1"/>
            <w:lang w:val="es-PE"/>
          </w:rPr>
          <w:t xml:space="preserve">La calibración se realizó sobre 65 633 ventanas de validación. Este conjunto incluye 80 ventanas de Kali, 17 con actividad observable, sin evidencia independiente que permita confirmar que correspondan a ataques. Se conservan para describir la calibración operativa, pero su normalidad no está verificada.</w:t>
        </w:r>
      </w:ins>
    </w:p>
    <w:p>
      <w:pPr>
        <w:spacing w:before="120" w:after="0" w:line="240" w:lineRule="auto"/>
        <w:jc w:val="center"/>
        <w:rPr>
          <w:ins w:id="9153" w:author="Claude" w:date="2026-10-23T12:00:00Z"/>
          <w:rFonts w:ascii="Times New Roman" w:eastAsia="Times New Roman" w:hAnsi="Times New Roman" w:cs="Times New Roman"/>
          <w:color w:val="000000" w:themeColor="text1"/>
          <w:sz w:val="20"/>
          <w:szCs w:val="20"/>
          <w:lang w:val="es-PE"/>
        </w:rPr>
      </w:pPr>
      <w:ins w:id="9040" w:author="Claude" w:date="2026-10-23T12:00:00Z">
        <w:r>
          <w:rPr>
            <w:rFonts w:ascii="Times New Roman" w:eastAsia="Times New Roman" w:hAnsi="Times New Roman" w:cs="Times New Roman"/>
            <w:color w:val="000000" w:themeColor="text1"/>
            <w:sz w:val="20"/>
            <w:szCs w:val="20"/>
            <w:lang w:val="es-PE"/>
          </w:rPr>
          <w:t xml:space="preserve">Tabla 6. Desempeño del IF limpio sobre la evaluación de 65 505 ventanas.</w:t>
        </w:r>
      </w:ins>
    </w:p>
    <w:tbl>
      <w:tblPr>
        <w:tblStyle w:val="Tablaconcuadrcula"/>
        <w:tblW w:w="0" w:type="auto"/>
        <w:jc w:val="center"/>
        <w:tblLook w:val="04A0" w:firstRow="1" w:lastRow="0" w:firstColumn="1" w:lastColumn="0" w:noHBand="0" w:noVBand="1"/>
      </w:tblPr>
      <w:tblGrid>
        <w:gridCol w:w="3200"/>
        <w:gridCol w:w="1400"/>
      </w:tblGrid>
      <w:tr>
        <w:trPr>
          <w:ins w:id="9266" w:author="Claude" w:date="2026-10-23T12:00:00Z"/>
        </w:trPr>
        <w:tc>
          <w:tcPr>
            <w:tcW w:w="3200" w:type="dxa"/>
            <w:vAlign w:val="center"/>
          </w:tcPr>
          <w:p>
            <w:pPr>
              <w:spacing w:after="0" w:line="240" w:lineRule="auto"/>
              <w:jc w:val="center"/>
              <w:rPr>
                <w:ins w:id="9154" w:author="Claude" w:date="2026-10-23T12:00:00Z"/>
                <w:rFonts w:ascii="Times New Roman" w:eastAsia="Times New Roman" w:hAnsi="Times New Roman" w:cs="Times New Roman"/>
                <w:b/>
                <w:bCs/>
                <w:color w:val="000000" w:themeColor="text1"/>
                <w:sz w:val="20"/>
                <w:szCs w:val="20"/>
                <w:lang w:val="es-PE"/>
              </w:rPr>
            </w:pPr>
            <w:ins w:id="9041" w:author="Claude" w:date="2026-10-23T12:00:00Z">
              <w:r>
                <w:rPr>
                  <w:rFonts w:ascii="Times New Roman" w:eastAsia="Times New Roman" w:hAnsi="Times New Roman" w:cs="Times New Roman"/>
                  <w:b/>
                  <w:bCs/>
                  <w:color w:val="000000" w:themeColor="text1"/>
                  <w:sz w:val="20"/>
                  <w:szCs w:val="20"/>
                  <w:lang w:val="es-PE"/>
                </w:rPr>
                <w:t xml:space="preserve">Indicador</w:t>
              </w:r>
            </w:ins>
          </w:p>
        </w:tc>
        <w:tc>
          <w:tcPr>
            <w:tcW w:w="1400" w:type="dxa"/>
            <w:vAlign w:val="center"/>
          </w:tcPr>
          <w:p>
            <w:pPr>
              <w:spacing w:after="0" w:line="240" w:lineRule="auto"/>
              <w:jc w:val="center"/>
              <w:rPr>
                <w:ins w:id="9155" w:author="Claude" w:date="2026-10-23T12:00:00Z"/>
                <w:rFonts w:ascii="Times New Roman" w:eastAsia="Times New Roman" w:hAnsi="Times New Roman" w:cs="Times New Roman"/>
                <w:b/>
                <w:bCs/>
                <w:color w:val="000000" w:themeColor="text1"/>
                <w:sz w:val="20"/>
                <w:szCs w:val="20"/>
                <w:lang w:val="es-PE"/>
              </w:rPr>
            </w:pPr>
            <w:ins w:id="9042" w:author="Claude" w:date="2026-10-23T12:00:00Z">
              <w:r>
                <w:rPr>
                  <w:rFonts w:ascii="Times New Roman" w:eastAsia="Times New Roman" w:hAnsi="Times New Roman" w:cs="Times New Roman"/>
                  <w:b/>
                  <w:bCs/>
                  <w:color w:val="000000" w:themeColor="text1"/>
                  <w:sz w:val="20"/>
                  <w:szCs w:val="20"/>
                  <w:lang w:val="es-PE"/>
                </w:rPr>
                <w:t xml:space="preserve">Valor</w:t>
              </w:r>
            </w:ins>
          </w:p>
        </w:tc>
      </w:tr>
      <w:tr>
        <w:trPr>
          <w:ins w:id="9267" w:author="Claude" w:date="2026-10-23T12:00:00Z"/>
        </w:trPr>
        <w:tc>
          <w:tcPr>
            <w:tcW w:w="3200" w:type="dxa"/>
            <w:vAlign w:val="center"/>
          </w:tcPr>
          <w:p>
            <w:pPr>
              <w:spacing w:after="0" w:line="240" w:lineRule="auto"/>
              <w:jc w:val="left"/>
              <w:rPr>
                <w:ins w:id="9156" w:author="Claude" w:date="2026-10-23T12:00:00Z"/>
                <w:rFonts w:ascii="Times New Roman" w:eastAsia="Times New Roman" w:hAnsi="Times New Roman" w:cs="Times New Roman"/>
                <w:color w:val="000000" w:themeColor="text1"/>
                <w:sz w:val="20"/>
                <w:szCs w:val="20"/>
                <w:lang w:val="es-PE"/>
              </w:rPr>
            </w:pPr>
            <w:ins w:id="9043" w:author="Claude" w:date="2026-10-23T12:00:00Z">
              <w:r>
                <w:rPr>
                  <w:rFonts w:ascii="Times New Roman" w:eastAsia="Times New Roman" w:hAnsi="Times New Roman" w:cs="Times New Roman"/>
                  <w:color w:val="000000" w:themeColor="text1"/>
                  <w:sz w:val="20"/>
                  <w:szCs w:val="20"/>
                  <w:lang w:val="es-PE"/>
                </w:rPr>
                <w:t xml:space="preserve">TP</w:t>
              </w:r>
            </w:ins>
          </w:p>
        </w:tc>
        <w:tc>
          <w:tcPr>
            <w:tcW w:w="1400" w:type="dxa"/>
            <w:vAlign w:val="center"/>
          </w:tcPr>
          <w:p>
            <w:pPr>
              <w:spacing w:after="0" w:line="240" w:lineRule="auto"/>
              <w:jc w:val="center"/>
              <w:rPr>
                <w:ins w:id="9157" w:author="Claude" w:date="2026-10-23T12:00:00Z"/>
                <w:rFonts w:ascii="Times New Roman" w:eastAsia="Times New Roman" w:hAnsi="Times New Roman" w:cs="Times New Roman"/>
                <w:color w:val="000000" w:themeColor="text1"/>
                <w:sz w:val="20"/>
                <w:szCs w:val="20"/>
                <w:lang w:val="es-PE"/>
              </w:rPr>
            </w:pPr>
            <w:ins w:id="9044" w:author="Claude" w:date="2026-10-23T12:00:00Z">
              <w:r>
                <w:rPr>
                  <w:rFonts w:ascii="Times New Roman" w:eastAsia="Times New Roman" w:hAnsi="Times New Roman" w:cs="Times New Roman"/>
                  <w:color w:val="000000" w:themeColor="text1"/>
                  <w:sz w:val="20"/>
                  <w:szCs w:val="20"/>
                  <w:lang w:val="es-PE"/>
                </w:rPr>
                <w:t xml:space="preserve">54</w:t>
              </w:r>
            </w:ins>
          </w:p>
        </w:tc>
      </w:tr>
      <w:tr>
        <w:trPr>
          <w:ins w:id="9268" w:author="Claude" w:date="2026-10-23T12:00:00Z"/>
        </w:trPr>
        <w:tc>
          <w:tcPr>
            <w:tcW w:w="3200" w:type="dxa"/>
            <w:vAlign w:val="center"/>
          </w:tcPr>
          <w:p>
            <w:pPr>
              <w:spacing w:after="0" w:line="240" w:lineRule="auto"/>
              <w:jc w:val="left"/>
              <w:rPr>
                <w:ins w:id="9158" w:author="Claude" w:date="2026-10-23T12:00:00Z"/>
                <w:rFonts w:ascii="Times New Roman" w:eastAsia="Times New Roman" w:hAnsi="Times New Roman" w:cs="Times New Roman"/>
                <w:color w:val="000000" w:themeColor="text1"/>
                <w:sz w:val="20"/>
                <w:szCs w:val="20"/>
                <w:lang w:val="es-PE"/>
              </w:rPr>
            </w:pPr>
            <w:ins w:id="9045" w:author="Claude" w:date="2026-10-23T12:00:00Z">
              <w:r>
                <w:rPr>
                  <w:rFonts w:ascii="Times New Roman" w:eastAsia="Times New Roman" w:hAnsi="Times New Roman" w:cs="Times New Roman"/>
                  <w:color w:val="000000" w:themeColor="text1"/>
                  <w:sz w:val="20"/>
                  <w:szCs w:val="20"/>
                  <w:lang w:val="es-PE"/>
                </w:rPr>
                <w:t xml:space="preserve">FP</w:t>
              </w:r>
            </w:ins>
          </w:p>
        </w:tc>
        <w:tc>
          <w:tcPr>
            <w:tcW w:w="1400" w:type="dxa"/>
            <w:vAlign w:val="center"/>
          </w:tcPr>
          <w:p>
            <w:pPr>
              <w:spacing w:after="0" w:line="240" w:lineRule="auto"/>
              <w:jc w:val="center"/>
              <w:rPr>
                <w:ins w:id="9159" w:author="Claude" w:date="2026-10-23T12:00:00Z"/>
                <w:rFonts w:ascii="Times New Roman" w:eastAsia="Times New Roman" w:hAnsi="Times New Roman" w:cs="Times New Roman"/>
                <w:color w:val="000000" w:themeColor="text1"/>
                <w:sz w:val="20"/>
                <w:szCs w:val="20"/>
                <w:lang w:val="es-PE"/>
              </w:rPr>
            </w:pPr>
            <w:ins w:id="9046" w:author="Claude" w:date="2026-10-23T12:00:00Z">
              <w:r>
                <w:rPr>
                  <w:rFonts w:ascii="Times New Roman" w:eastAsia="Times New Roman" w:hAnsi="Times New Roman" w:cs="Times New Roman"/>
                  <w:color w:val="000000" w:themeColor="text1"/>
                  <w:sz w:val="20"/>
                  <w:szCs w:val="20"/>
                  <w:lang w:val="es-PE"/>
                </w:rPr>
                <w:t xml:space="preserve">2 961</w:t>
              </w:r>
            </w:ins>
          </w:p>
        </w:tc>
      </w:tr>
      <w:tr>
        <w:trPr>
          <w:ins w:id="9269" w:author="Claude" w:date="2026-10-23T12:00:00Z"/>
        </w:trPr>
        <w:tc>
          <w:tcPr>
            <w:tcW w:w="3200" w:type="dxa"/>
            <w:vAlign w:val="center"/>
          </w:tcPr>
          <w:p>
            <w:pPr>
              <w:spacing w:after="0" w:line="240" w:lineRule="auto"/>
              <w:jc w:val="left"/>
              <w:rPr>
                <w:ins w:id="9160" w:author="Claude" w:date="2026-10-23T12:00:00Z"/>
                <w:rFonts w:ascii="Times New Roman" w:eastAsia="Times New Roman" w:hAnsi="Times New Roman" w:cs="Times New Roman"/>
                <w:color w:val="000000" w:themeColor="text1"/>
                <w:sz w:val="20"/>
                <w:szCs w:val="20"/>
                <w:lang w:val="es-PE"/>
              </w:rPr>
            </w:pPr>
            <w:ins w:id="9047" w:author="Claude" w:date="2026-10-23T12:00:00Z">
              <w:r>
                <w:rPr>
                  <w:rFonts w:ascii="Times New Roman" w:eastAsia="Times New Roman" w:hAnsi="Times New Roman" w:cs="Times New Roman"/>
                  <w:color w:val="000000" w:themeColor="text1"/>
                  <w:sz w:val="20"/>
                  <w:szCs w:val="20"/>
                  <w:lang w:val="es-PE"/>
                </w:rPr>
                <w:t xml:space="preserve">TN</w:t>
              </w:r>
            </w:ins>
          </w:p>
        </w:tc>
        <w:tc>
          <w:tcPr>
            <w:tcW w:w="1400" w:type="dxa"/>
            <w:vAlign w:val="center"/>
          </w:tcPr>
          <w:p>
            <w:pPr>
              <w:spacing w:after="0" w:line="240" w:lineRule="auto"/>
              <w:jc w:val="center"/>
              <w:rPr>
                <w:ins w:id="9161" w:author="Claude" w:date="2026-10-23T12:00:00Z"/>
                <w:rFonts w:ascii="Times New Roman" w:eastAsia="Times New Roman" w:hAnsi="Times New Roman" w:cs="Times New Roman"/>
                <w:color w:val="000000" w:themeColor="text1"/>
                <w:sz w:val="20"/>
                <w:szCs w:val="20"/>
                <w:lang w:val="es-PE"/>
              </w:rPr>
            </w:pPr>
            <w:ins w:id="9048" w:author="Claude" w:date="2026-10-23T12:00:00Z">
              <w:r>
                <w:rPr>
                  <w:rFonts w:ascii="Times New Roman" w:eastAsia="Times New Roman" w:hAnsi="Times New Roman" w:cs="Times New Roman"/>
                  <w:color w:val="000000" w:themeColor="text1"/>
                  <w:sz w:val="20"/>
                  <w:szCs w:val="20"/>
                  <w:lang w:val="es-PE"/>
                </w:rPr>
                <w:t xml:space="preserve">62 460</w:t>
              </w:r>
            </w:ins>
          </w:p>
        </w:tc>
      </w:tr>
      <w:tr>
        <w:trPr>
          <w:ins w:id="9270" w:author="Claude" w:date="2026-10-23T12:00:00Z"/>
        </w:trPr>
        <w:tc>
          <w:tcPr>
            <w:tcW w:w="3200" w:type="dxa"/>
            <w:vAlign w:val="center"/>
          </w:tcPr>
          <w:p>
            <w:pPr>
              <w:spacing w:after="0" w:line="240" w:lineRule="auto"/>
              <w:jc w:val="left"/>
              <w:rPr>
                <w:ins w:id="9162" w:author="Claude" w:date="2026-10-23T12:00:00Z"/>
                <w:rFonts w:ascii="Times New Roman" w:eastAsia="Times New Roman" w:hAnsi="Times New Roman" w:cs="Times New Roman"/>
                <w:color w:val="000000" w:themeColor="text1"/>
                <w:sz w:val="20"/>
                <w:szCs w:val="20"/>
                <w:lang w:val="es-PE"/>
              </w:rPr>
            </w:pPr>
            <w:ins w:id="9049" w:author="Claude" w:date="2026-10-23T12:00:00Z">
              <w:r>
                <w:rPr>
                  <w:rFonts w:ascii="Times New Roman" w:eastAsia="Times New Roman" w:hAnsi="Times New Roman" w:cs="Times New Roman"/>
                  <w:color w:val="000000" w:themeColor="text1"/>
                  <w:sz w:val="20"/>
                  <w:szCs w:val="20"/>
                  <w:lang w:val="es-PE"/>
                </w:rPr>
                <w:t xml:space="preserve">FN</w:t>
              </w:r>
            </w:ins>
          </w:p>
        </w:tc>
        <w:tc>
          <w:tcPr>
            <w:tcW w:w="1400" w:type="dxa"/>
            <w:vAlign w:val="center"/>
          </w:tcPr>
          <w:p>
            <w:pPr>
              <w:spacing w:after="0" w:line="240" w:lineRule="auto"/>
              <w:jc w:val="center"/>
              <w:rPr>
                <w:ins w:id="9163" w:author="Claude" w:date="2026-10-23T12:00:00Z"/>
                <w:rFonts w:ascii="Times New Roman" w:eastAsia="Times New Roman" w:hAnsi="Times New Roman" w:cs="Times New Roman"/>
                <w:color w:val="000000" w:themeColor="text1"/>
                <w:sz w:val="20"/>
                <w:szCs w:val="20"/>
                <w:lang w:val="es-PE"/>
              </w:rPr>
            </w:pPr>
            <w:ins w:id="9050" w:author="Claude" w:date="2026-10-23T12:00:00Z">
              <w:r>
                <w:rPr>
                  <w:rFonts w:ascii="Times New Roman" w:eastAsia="Times New Roman" w:hAnsi="Times New Roman" w:cs="Times New Roman"/>
                  <w:color w:val="000000" w:themeColor="text1"/>
                  <w:sz w:val="20"/>
                  <w:szCs w:val="20"/>
                  <w:lang w:val="es-PE"/>
                </w:rPr>
                <w:t xml:space="preserve">30</w:t>
              </w:r>
            </w:ins>
          </w:p>
        </w:tc>
      </w:tr>
      <w:tr>
        <w:trPr>
          <w:ins w:id="9271" w:author="Claude" w:date="2026-10-23T12:00:00Z"/>
        </w:trPr>
        <w:tc>
          <w:tcPr>
            <w:tcW w:w="3200" w:type="dxa"/>
            <w:vAlign w:val="center"/>
          </w:tcPr>
          <w:p>
            <w:pPr>
              <w:spacing w:after="0" w:line="240" w:lineRule="auto"/>
              <w:jc w:val="left"/>
              <w:rPr>
                <w:ins w:id="9164" w:author="Claude" w:date="2026-10-23T12:00:00Z"/>
                <w:rFonts w:ascii="Times New Roman" w:eastAsia="Times New Roman" w:hAnsi="Times New Roman" w:cs="Times New Roman"/>
                <w:color w:val="000000" w:themeColor="text1"/>
                <w:sz w:val="20"/>
                <w:szCs w:val="20"/>
                <w:lang w:val="es-PE"/>
              </w:rPr>
            </w:pPr>
            <w:ins w:id="9051" w:author="Claude" w:date="2026-10-23T12:00:00Z">
              <w:r>
                <w:rPr>
                  <w:rFonts w:ascii="Times New Roman" w:eastAsia="Times New Roman" w:hAnsi="Times New Roman" w:cs="Times New Roman"/>
                  <w:color w:val="000000" w:themeColor="text1"/>
                  <w:sz w:val="20"/>
                  <w:szCs w:val="20"/>
                  <w:lang w:val="es-PE"/>
                </w:rPr>
                <w:t xml:space="preserve">Precisión</w:t>
              </w:r>
            </w:ins>
          </w:p>
        </w:tc>
        <w:tc>
          <w:tcPr>
            <w:tcW w:w="1400" w:type="dxa"/>
            <w:vAlign w:val="center"/>
          </w:tcPr>
          <w:p>
            <w:pPr>
              <w:spacing w:after="0" w:line="240" w:lineRule="auto"/>
              <w:jc w:val="center"/>
              <w:rPr>
                <w:ins w:id="9165" w:author="Claude" w:date="2026-10-23T12:00:00Z"/>
                <w:rFonts w:ascii="Times New Roman" w:eastAsia="Times New Roman" w:hAnsi="Times New Roman" w:cs="Times New Roman"/>
                <w:color w:val="000000" w:themeColor="text1"/>
                <w:sz w:val="20"/>
                <w:szCs w:val="20"/>
                <w:lang w:val="es-PE"/>
              </w:rPr>
            </w:pPr>
            <w:ins w:id="9052" w:author="Claude" w:date="2026-10-23T12:00:00Z">
              <w:r>
                <w:rPr>
                  <w:rFonts w:ascii="Times New Roman" w:eastAsia="Times New Roman" w:hAnsi="Times New Roman" w:cs="Times New Roman"/>
                  <w:color w:val="000000" w:themeColor="text1"/>
                  <w:sz w:val="20"/>
                  <w:szCs w:val="20"/>
                  <w:lang w:val="es-PE"/>
                </w:rPr>
                <w:t xml:space="preserve">1,7910 %</w:t>
              </w:r>
            </w:ins>
          </w:p>
        </w:tc>
      </w:tr>
      <w:tr>
        <w:trPr>
          <w:ins w:id="9272" w:author="Claude" w:date="2026-10-23T12:00:00Z"/>
        </w:trPr>
        <w:tc>
          <w:tcPr>
            <w:tcW w:w="3200" w:type="dxa"/>
            <w:vAlign w:val="center"/>
          </w:tcPr>
          <w:p>
            <w:pPr>
              <w:spacing w:after="0" w:line="240" w:lineRule="auto"/>
              <w:jc w:val="left"/>
              <w:rPr>
                <w:ins w:id="9166" w:author="Claude" w:date="2026-10-23T12:00:00Z"/>
                <w:rFonts w:ascii="Times New Roman" w:eastAsia="Times New Roman" w:hAnsi="Times New Roman" w:cs="Times New Roman"/>
                <w:color w:val="000000" w:themeColor="text1"/>
                <w:sz w:val="20"/>
                <w:szCs w:val="20"/>
                <w:lang w:val="es-PE"/>
              </w:rPr>
            </w:pPr>
            <w:ins w:id="9053" w:author="Claude" w:date="2026-10-23T12:00:00Z">
              <w:r>
                <w:rPr>
                  <w:rFonts w:ascii="Times New Roman" w:eastAsia="Times New Roman" w:hAnsi="Times New Roman" w:cs="Times New Roman"/>
                  <w:color w:val="000000" w:themeColor="text1"/>
                  <w:sz w:val="20"/>
                  <w:szCs w:val="20"/>
                  <w:lang w:val="es-PE"/>
                </w:rPr>
                <w:t xml:space="preserve">Recall</w:t>
              </w:r>
            </w:ins>
          </w:p>
        </w:tc>
        <w:tc>
          <w:tcPr>
            <w:tcW w:w="1400" w:type="dxa"/>
            <w:vAlign w:val="center"/>
          </w:tcPr>
          <w:p>
            <w:pPr>
              <w:spacing w:after="0" w:line="240" w:lineRule="auto"/>
              <w:jc w:val="center"/>
              <w:rPr>
                <w:ins w:id="9167" w:author="Claude" w:date="2026-10-23T12:00:00Z"/>
                <w:rFonts w:ascii="Times New Roman" w:eastAsia="Times New Roman" w:hAnsi="Times New Roman" w:cs="Times New Roman"/>
                <w:color w:val="000000" w:themeColor="text1"/>
                <w:sz w:val="20"/>
                <w:szCs w:val="20"/>
                <w:lang w:val="es-PE"/>
              </w:rPr>
            </w:pPr>
            <w:ins w:id="9054" w:author="Claude" w:date="2026-10-23T12:00:00Z">
              <w:r>
                <w:rPr>
                  <w:rFonts w:ascii="Times New Roman" w:eastAsia="Times New Roman" w:hAnsi="Times New Roman" w:cs="Times New Roman"/>
                  <w:color w:val="000000" w:themeColor="text1"/>
                  <w:sz w:val="20"/>
                  <w:szCs w:val="20"/>
                  <w:lang w:val="es-PE"/>
                </w:rPr>
                <w:t xml:space="preserve">64,2857 %</w:t>
              </w:r>
            </w:ins>
          </w:p>
        </w:tc>
      </w:tr>
      <w:tr>
        <w:trPr>
          <w:ins w:id="9273" w:author="Claude" w:date="2026-10-23T12:00:00Z"/>
        </w:trPr>
        <w:tc>
          <w:tcPr>
            <w:tcW w:w="3200" w:type="dxa"/>
            <w:vAlign w:val="center"/>
          </w:tcPr>
          <w:p>
            <w:pPr>
              <w:spacing w:after="0" w:line="240" w:lineRule="auto"/>
              <w:jc w:val="left"/>
              <w:rPr>
                <w:ins w:id="9168" w:author="Claude" w:date="2026-10-23T12:00:00Z"/>
                <w:rFonts w:ascii="Times New Roman" w:eastAsia="Times New Roman" w:hAnsi="Times New Roman" w:cs="Times New Roman"/>
                <w:color w:val="000000" w:themeColor="text1"/>
                <w:sz w:val="20"/>
                <w:szCs w:val="20"/>
                <w:lang w:val="es-PE"/>
              </w:rPr>
            </w:pPr>
            <w:ins w:id="9055" w:author="Claude" w:date="2026-10-23T12:00:00Z">
              <w:r>
                <w:rPr>
                  <w:rFonts w:ascii="Times New Roman" w:eastAsia="Times New Roman" w:hAnsi="Times New Roman" w:cs="Times New Roman"/>
                  <w:color w:val="000000" w:themeColor="text1"/>
                  <w:sz w:val="20"/>
                  <w:szCs w:val="20"/>
                  <w:lang w:val="es-PE"/>
                </w:rPr>
                <w:t xml:space="preserve">F1</w:t>
              </w:r>
            </w:ins>
          </w:p>
        </w:tc>
        <w:tc>
          <w:tcPr>
            <w:tcW w:w="1400" w:type="dxa"/>
            <w:vAlign w:val="center"/>
          </w:tcPr>
          <w:p>
            <w:pPr>
              <w:spacing w:after="0" w:line="240" w:lineRule="auto"/>
              <w:jc w:val="center"/>
              <w:rPr>
                <w:ins w:id="9169" w:author="Claude" w:date="2026-10-23T12:00:00Z"/>
                <w:rFonts w:ascii="Times New Roman" w:eastAsia="Times New Roman" w:hAnsi="Times New Roman" w:cs="Times New Roman"/>
                <w:color w:val="000000" w:themeColor="text1"/>
                <w:sz w:val="20"/>
                <w:szCs w:val="20"/>
                <w:lang w:val="es-PE"/>
              </w:rPr>
            </w:pPr>
            <w:ins w:id="9056" w:author="Claude" w:date="2026-10-23T12:00:00Z">
              <w:r>
                <w:rPr>
                  <w:rFonts w:ascii="Times New Roman" w:eastAsia="Times New Roman" w:hAnsi="Times New Roman" w:cs="Times New Roman"/>
                  <w:color w:val="000000" w:themeColor="text1"/>
                  <w:sz w:val="20"/>
                  <w:szCs w:val="20"/>
                  <w:lang w:val="es-PE"/>
                </w:rPr>
                <w:t xml:space="preserve">0,0348</w:t>
              </w:r>
            </w:ins>
          </w:p>
        </w:tc>
      </w:tr>
      <w:tr>
        <w:trPr>
          <w:ins w:id="9274" w:author="Claude" w:date="2026-10-23T12:00:00Z"/>
        </w:trPr>
        <w:tc>
          <w:tcPr>
            <w:tcW w:w="3200" w:type="dxa"/>
            <w:vAlign w:val="center"/>
          </w:tcPr>
          <w:p>
            <w:pPr>
              <w:spacing w:after="0" w:line="240" w:lineRule="auto"/>
              <w:jc w:val="left"/>
              <w:rPr>
                <w:ins w:id="9170" w:author="Claude" w:date="2026-10-23T12:00:00Z"/>
                <w:rFonts w:ascii="Times New Roman" w:eastAsia="Times New Roman" w:hAnsi="Times New Roman" w:cs="Times New Roman"/>
                <w:color w:val="000000" w:themeColor="text1"/>
                <w:sz w:val="20"/>
                <w:szCs w:val="20"/>
                <w:lang w:val="es-PE"/>
              </w:rPr>
            </w:pPr>
            <w:ins w:id="9057" w:author="Claude" w:date="2026-10-23T12:00:00Z">
              <w:r>
                <w:rPr>
                  <w:rFonts w:ascii="Times New Roman" w:eastAsia="Times New Roman" w:hAnsi="Times New Roman" w:cs="Times New Roman"/>
                  <w:color w:val="000000" w:themeColor="text1"/>
                  <w:sz w:val="20"/>
                  <w:szCs w:val="20"/>
                  <w:lang w:val="es-PE"/>
                </w:rPr>
                <w:t xml:space="preserve">FPR</w:t>
              </w:r>
            </w:ins>
          </w:p>
        </w:tc>
        <w:tc>
          <w:tcPr>
            <w:tcW w:w="1400" w:type="dxa"/>
            <w:vAlign w:val="center"/>
          </w:tcPr>
          <w:p>
            <w:pPr>
              <w:spacing w:after="0" w:line="240" w:lineRule="auto"/>
              <w:jc w:val="center"/>
              <w:rPr>
                <w:ins w:id="9171" w:author="Claude" w:date="2026-10-23T12:00:00Z"/>
                <w:rFonts w:ascii="Times New Roman" w:eastAsia="Times New Roman" w:hAnsi="Times New Roman" w:cs="Times New Roman"/>
                <w:color w:val="000000" w:themeColor="text1"/>
                <w:sz w:val="20"/>
                <w:szCs w:val="20"/>
                <w:lang w:val="es-PE"/>
              </w:rPr>
            </w:pPr>
            <w:ins w:id="9058" w:author="Claude" w:date="2026-10-23T12:00:00Z">
              <w:r>
                <w:rPr>
                  <w:rFonts w:ascii="Times New Roman" w:eastAsia="Times New Roman" w:hAnsi="Times New Roman" w:cs="Times New Roman"/>
                  <w:color w:val="000000" w:themeColor="text1"/>
                  <w:sz w:val="20"/>
                  <w:szCs w:val="20"/>
                  <w:lang w:val="es-PE"/>
                </w:rPr>
                <w:t xml:space="preserve">4,5261 %</w:t>
              </w:r>
            </w:ins>
          </w:p>
        </w:tc>
      </w:tr>
      <w:tr>
        <w:trPr>
          <w:ins w:id="9275" w:author="Claude" w:date="2026-10-23T12:00:00Z"/>
        </w:trPr>
        <w:tc>
          <w:tcPr>
            <w:tcW w:w="3200" w:type="dxa"/>
            <w:vAlign w:val="center"/>
          </w:tcPr>
          <w:p>
            <w:pPr>
              <w:spacing w:after="0" w:line="240" w:lineRule="auto"/>
              <w:jc w:val="left"/>
              <w:rPr>
                <w:ins w:id="9172" w:author="Claude" w:date="2026-10-23T12:00:00Z"/>
                <w:rFonts w:ascii="Times New Roman" w:eastAsia="Times New Roman" w:hAnsi="Times New Roman" w:cs="Times New Roman"/>
                <w:color w:val="000000" w:themeColor="text1"/>
                <w:sz w:val="20"/>
                <w:szCs w:val="20"/>
                <w:lang w:val="es-PE"/>
              </w:rPr>
            </w:pPr>
            <w:ins w:id="9059" w:author="Claude" w:date="2026-10-23T12:00:00Z">
              <w:r>
                <w:rPr>
                  <w:rFonts w:ascii="Times New Roman" w:eastAsia="Times New Roman" w:hAnsi="Times New Roman" w:cs="Times New Roman"/>
                  <w:color w:val="000000" w:themeColor="text1"/>
                  <w:sz w:val="20"/>
                  <w:szCs w:val="20"/>
                  <w:lang w:val="es-PE"/>
                </w:rPr>
                <w:t xml:space="preserve">ROC-AUC</w:t>
              </w:r>
            </w:ins>
          </w:p>
        </w:tc>
        <w:tc>
          <w:tcPr>
            <w:tcW w:w="1400" w:type="dxa"/>
            <w:vAlign w:val="center"/>
          </w:tcPr>
          <w:p>
            <w:pPr>
              <w:spacing w:after="0" w:line="240" w:lineRule="auto"/>
              <w:jc w:val="center"/>
              <w:rPr>
                <w:ins w:id="9173" w:author="Claude" w:date="2026-10-23T12:00:00Z"/>
                <w:rFonts w:ascii="Times New Roman" w:eastAsia="Times New Roman" w:hAnsi="Times New Roman" w:cs="Times New Roman"/>
                <w:color w:val="000000" w:themeColor="text1"/>
                <w:sz w:val="20"/>
                <w:szCs w:val="20"/>
                <w:lang w:val="es-PE"/>
              </w:rPr>
            </w:pPr>
            <w:ins w:id="9060" w:author="Claude" w:date="2026-10-23T12:00:00Z">
              <w:r>
                <w:rPr>
                  <w:rFonts w:ascii="Times New Roman" w:eastAsia="Times New Roman" w:hAnsi="Times New Roman" w:cs="Times New Roman"/>
                  <w:color w:val="000000" w:themeColor="text1"/>
                  <w:sz w:val="20"/>
                  <w:szCs w:val="20"/>
                  <w:lang w:val="es-PE"/>
                </w:rPr>
                <w:t xml:space="preserve">0,9247</w:t>
              </w:r>
            </w:ins>
          </w:p>
        </w:tc>
      </w:tr>
      <w:tr>
        <w:trPr>
          <w:ins w:id="9276" w:author="Claude" w:date="2026-10-23T12:00:00Z"/>
        </w:trPr>
        <w:tc>
          <w:tcPr>
            <w:tcW w:w="3200" w:type="dxa"/>
            <w:vAlign w:val="center"/>
          </w:tcPr>
          <w:p>
            <w:pPr>
              <w:spacing w:after="0" w:line="240" w:lineRule="auto"/>
              <w:jc w:val="left"/>
              <w:rPr>
                <w:ins w:id="9174" w:author="Claude" w:date="2026-10-23T12:00:00Z"/>
                <w:rFonts w:ascii="Times New Roman" w:eastAsia="Times New Roman" w:hAnsi="Times New Roman" w:cs="Times New Roman"/>
                <w:color w:val="000000" w:themeColor="text1"/>
                <w:sz w:val="20"/>
                <w:szCs w:val="20"/>
                <w:lang w:val="es-PE"/>
              </w:rPr>
            </w:pPr>
            <w:ins w:id="9061" w:author="Claude" w:date="2026-10-23T12:00:00Z">
              <w:r>
                <w:rPr>
                  <w:rFonts w:ascii="Times New Roman" w:eastAsia="Times New Roman" w:hAnsi="Times New Roman" w:cs="Times New Roman"/>
                  <w:color w:val="000000" w:themeColor="text1"/>
                  <w:sz w:val="20"/>
                  <w:szCs w:val="20"/>
                  <w:lang w:val="es-PE"/>
                </w:rPr>
                <w:t xml:space="preserve">AP</w:t>
              </w:r>
            </w:ins>
          </w:p>
        </w:tc>
        <w:tc>
          <w:tcPr>
            <w:tcW w:w="1400" w:type="dxa"/>
            <w:vAlign w:val="center"/>
          </w:tcPr>
          <w:p>
            <w:pPr>
              <w:spacing w:after="0" w:line="240" w:lineRule="auto"/>
              <w:jc w:val="center"/>
              <w:rPr>
                <w:ins w:id="9175" w:author="Claude" w:date="2026-10-23T12:00:00Z"/>
                <w:rFonts w:ascii="Times New Roman" w:eastAsia="Times New Roman" w:hAnsi="Times New Roman" w:cs="Times New Roman"/>
                <w:color w:val="000000" w:themeColor="text1"/>
                <w:sz w:val="20"/>
                <w:szCs w:val="20"/>
                <w:lang w:val="es-PE"/>
              </w:rPr>
            </w:pPr>
            <w:ins w:id="9062" w:author="Claude" w:date="2026-10-23T12:00:00Z">
              <w:r>
                <w:rPr>
                  <w:rFonts w:ascii="Times New Roman" w:eastAsia="Times New Roman" w:hAnsi="Times New Roman" w:cs="Times New Roman"/>
                  <w:color w:val="000000" w:themeColor="text1"/>
                  <w:sz w:val="20"/>
                  <w:szCs w:val="20"/>
                  <w:lang w:val="es-PE"/>
                </w:rPr>
                <w:t xml:space="preserve">0,1858</w:t>
              </w:r>
            </w:ins>
          </w:p>
        </w:tc>
      </w:tr>
    </w:tbl>
    <w:p>
      <w:pPr>
        <w:spacing w:after="120" w:line="240" w:lineRule="auto"/>
        <w:ind w:firstLine="288"/>
        <w:jc w:val="both"/>
        <w:rPr>
          <w:ins w:id="9176" w:author="Claude" w:date="2026-10-23T12:00:00Z"/>
          <w:rFonts w:ascii="Times New Roman" w:eastAsia="Times New Roman" w:hAnsi="Times New Roman" w:cs="Times New Roman"/>
          <w:color w:val="000000" w:themeColor="text1"/>
          <w:lang w:val="es-PE"/>
        </w:rPr>
      </w:pPr>
      <w:ins w:id="9063" w:author="Claude" w:date="2026-10-23T12:00:00Z">
        <w:r>
          <w:rPr>
            <w:rFonts w:ascii="Times New Roman" w:eastAsia="Times New Roman" w:hAnsi="Times New Roman" w:cs="Times New Roman"/>
            <w:color w:val="000000" w:themeColor="text1"/>
            <w:lang w:val="es-PE"/>
          </w:rPr>
          <w:t xml:space="preserve">El IF detectó 54 de 84 ventanas etiquetadas como ataque y produjo 2 961 falsas alarmas sobre 65 421 ventanas normales. La precisión fue 1,79 %. La prevalencia fue 0,128 %, por lo que un FPR de 4,53 % genera muchas más alarmas normales que verdaderos positivos. ROC-AUC resume la capacidad de ordenamiento y no garantiza una buena precisión en el umbral operativo.</w:t>
        </w:r>
      </w:ins>
    </w:p>
    <w:p>
      <w:pPr>
        <w:spacing w:after="0" w:line="240" w:lineRule="auto"/>
        <w:rPr>
          <w:ins w:id="9177" w:author="Claude" w:date="2026-10-23T12:00:00Z"/>
          <w:sz w:val="4"/>
        </w:rPr>
        <w:sectPr>
          <w:type w:val="continuous"/>
          <w:pgSz w:w="11909" w:h="16834"/>
          <w:pgMar w:top="1440" w:right="1080" w:bottom="1440" w:left="1080" w:header="720" w:footer="720" w:gutter="0"/>
          <w:cols w:num="2" w:space="709"/>
          <w:docGrid w:linePitch="360"/>
        </w:sectPr>
      </w:pPr>
    </w:p>
    <w:p>
      <w:pPr>
        <w:spacing w:before="120" w:after="0" w:line="240" w:lineRule="auto"/>
        <w:jc w:val="center"/>
        <w:rPr>
          <w:ins w:id="9178" w:author="Claude" w:date="2026-10-23T12:00:00Z"/>
          <w:rFonts w:ascii="Times New Roman" w:eastAsia="Times New Roman" w:hAnsi="Times New Roman" w:cs="Times New Roman"/>
          <w:color w:val="000000" w:themeColor="text1"/>
          <w:sz w:val="20"/>
          <w:szCs w:val="20"/>
          <w:lang w:val="es-PE"/>
        </w:rPr>
      </w:pPr>
      <w:ins w:id="9064" w:author="Claude" w:date="2026-10-23T12:00:00Z">
        <w:r>
          <w:rPr>
            <w:rFonts w:ascii="Times New Roman" w:eastAsia="Times New Roman" w:hAnsi="Times New Roman" w:cs="Times New Roman"/>
            <w:color w:val="000000" w:themeColor="text1"/>
            <w:sz w:val="20"/>
            <w:szCs w:val="20"/>
            <w:lang w:val="es-PE"/>
          </w:rPr>
          <w:t xml:space="preserve">Tabla 7. Comparación de configuraciones sobre las mismas 65 505 ventanas.</w:t>
        </w:r>
      </w:ins>
    </w:p>
    <w:tbl>
      <w:tblPr>
        <w:tblStyle w:val="Tablaconcuadrcula"/>
        <w:tblW w:w="0" w:type="auto"/>
        <w:jc w:val="center"/>
        <w:tblLook w:val="04A0" w:firstRow="1" w:lastRow="0" w:firstColumn="1" w:lastColumn="0" w:noHBand="0" w:noVBand="1"/>
      </w:tblPr>
      <w:tblGrid>
        <w:gridCol w:w="2568"/>
        <w:gridCol w:w="1200"/>
        <w:gridCol w:w="1000"/>
        <w:gridCol w:w="1000"/>
        <w:gridCol w:w="900"/>
        <w:gridCol w:w="1000"/>
        <w:gridCol w:w="1000"/>
        <w:gridCol w:w="900"/>
      </w:tblGrid>
      <w:tr>
        <w:trPr>
          <w:ins w:id="9277" w:author="Claude" w:date="2026-10-23T12:00:00Z"/>
        </w:trPr>
        <w:tc>
          <w:tcPr>
            <w:tcW w:w="2568" w:type="dxa"/>
            <w:vAlign w:val="center"/>
          </w:tcPr>
          <w:p>
            <w:pPr>
              <w:spacing w:after="0" w:line="240" w:lineRule="auto"/>
              <w:jc w:val="center"/>
              <w:rPr>
                <w:ins w:id="9179" w:author="Claude" w:date="2026-10-23T12:00:00Z"/>
                <w:rFonts w:ascii="Times New Roman" w:eastAsia="Times New Roman" w:hAnsi="Times New Roman" w:cs="Times New Roman"/>
                <w:b/>
                <w:bCs/>
                <w:color w:val="000000" w:themeColor="text1"/>
                <w:sz w:val="18"/>
                <w:szCs w:val="18"/>
                <w:lang w:val="es-PE"/>
              </w:rPr>
            </w:pPr>
            <w:ins w:id="9065" w:author="Claude" w:date="2026-10-23T12:00:00Z">
              <w:r>
                <w:rPr>
                  <w:rFonts w:ascii="Times New Roman" w:eastAsia="Times New Roman" w:hAnsi="Times New Roman" w:cs="Times New Roman"/>
                  <w:b/>
                  <w:bCs/>
                  <w:color w:val="000000" w:themeColor="text1"/>
                  <w:sz w:val="18"/>
                  <w:szCs w:val="18"/>
                  <w:lang w:val="es-PE"/>
                </w:rPr>
                <w:t xml:space="preserve">Configuración</w:t>
              </w:r>
            </w:ins>
          </w:p>
        </w:tc>
        <w:tc>
          <w:tcPr>
            <w:tcW w:w="1200" w:type="dxa"/>
            <w:vAlign w:val="center"/>
          </w:tcPr>
          <w:p>
            <w:pPr>
              <w:spacing w:after="0" w:line="240" w:lineRule="auto"/>
              <w:jc w:val="center"/>
              <w:rPr>
                <w:ins w:id="9180" w:author="Claude" w:date="2026-10-23T12:00:00Z"/>
                <w:rFonts w:ascii="Times New Roman" w:eastAsia="Times New Roman" w:hAnsi="Times New Roman" w:cs="Times New Roman"/>
                <w:b/>
                <w:bCs/>
                <w:color w:val="000000" w:themeColor="text1"/>
                <w:sz w:val="18"/>
                <w:szCs w:val="18"/>
                <w:lang w:val="es-PE"/>
              </w:rPr>
            </w:pPr>
            <w:ins w:id="9066" w:author="Claude" w:date="2026-10-23T12:00:00Z">
              <w:r>
                <w:rPr>
                  <w:rFonts w:ascii="Times New Roman" w:eastAsia="Times New Roman" w:hAnsi="Times New Roman" w:cs="Times New Roman"/>
                  <w:b/>
                  <w:bCs/>
                  <w:color w:val="000000" w:themeColor="text1"/>
                  <w:sz w:val="18"/>
                  <w:szCs w:val="18"/>
                  <w:lang w:val="es-PE"/>
                </w:rPr>
                <w:t xml:space="preserve">Entrenamiento</w:t>
              </w:r>
            </w:ins>
          </w:p>
        </w:tc>
        <w:tc>
          <w:tcPr>
            <w:tcW w:w="1000" w:type="dxa"/>
            <w:vAlign w:val="center"/>
          </w:tcPr>
          <w:p>
            <w:pPr>
              <w:spacing w:after="0" w:line="240" w:lineRule="auto"/>
              <w:jc w:val="center"/>
              <w:rPr>
                <w:ins w:id="9181" w:author="Claude" w:date="2026-10-23T12:00:00Z"/>
                <w:rFonts w:ascii="Times New Roman" w:eastAsia="Times New Roman" w:hAnsi="Times New Roman" w:cs="Times New Roman"/>
                <w:b/>
                <w:bCs/>
                <w:color w:val="000000" w:themeColor="text1"/>
                <w:sz w:val="18"/>
                <w:szCs w:val="18"/>
                <w:lang w:val="es-PE"/>
              </w:rPr>
            </w:pPr>
            <w:ins w:id="9067" w:author="Claude" w:date="2026-10-23T12:00:00Z">
              <w:r>
                <w:rPr>
                  <w:rFonts w:ascii="Times New Roman" w:eastAsia="Times New Roman" w:hAnsi="Times New Roman" w:cs="Times New Roman"/>
                  <w:b/>
                  <w:bCs/>
                  <w:color w:val="000000" w:themeColor="text1"/>
                  <w:sz w:val="18"/>
                  <w:szCs w:val="18"/>
                  <w:lang w:val="es-PE"/>
                </w:rPr>
                <w:t xml:space="preserve">Precisión</w:t>
              </w:r>
            </w:ins>
          </w:p>
        </w:tc>
        <w:tc>
          <w:tcPr>
            <w:tcW w:w="1000" w:type="dxa"/>
            <w:vAlign w:val="center"/>
          </w:tcPr>
          <w:p>
            <w:pPr>
              <w:spacing w:after="0" w:line="240" w:lineRule="auto"/>
              <w:jc w:val="center"/>
              <w:rPr>
                <w:ins w:id="9182" w:author="Claude" w:date="2026-10-23T12:00:00Z"/>
                <w:rFonts w:ascii="Times New Roman" w:eastAsia="Times New Roman" w:hAnsi="Times New Roman" w:cs="Times New Roman"/>
                <w:b/>
                <w:bCs/>
                <w:color w:val="000000" w:themeColor="text1"/>
                <w:sz w:val="18"/>
                <w:szCs w:val="18"/>
                <w:lang w:val="es-PE"/>
              </w:rPr>
            </w:pPr>
            <w:ins w:id="9068" w:author="Claude" w:date="2026-10-23T12:00:00Z">
              <w:r>
                <w:rPr>
                  <w:rFonts w:ascii="Times New Roman" w:eastAsia="Times New Roman" w:hAnsi="Times New Roman" w:cs="Times New Roman"/>
                  <w:b/>
                  <w:bCs/>
                  <w:color w:val="000000" w:themeColor="text1"/>
                  <w:sz w:val="18"/>
                  <w:szCs w:val="18"/>
                  <w:lang w:val="es-PE"/>
                </w:rPr>
                <w:t xml:space="preserve">Recall</w:t>
              </w:r>
            </w:ins>
          </w:p>
        </w:tc>
        <w:tc>
          <w:tcPr>
            <w:tcW w:w="900" w:type="dxa"/>
            <w:vAlign w:val="center"/>
          </w:tcPr>
          <w:p>
            <w:pPr>
              <w:spacing w:after="0" w:line="240" w:lineRule="auto"/>
              <w:jc w:val="center"/>
              <w:rPr>
                <w:ins w:id="9183" w:author="Claude" w:date="2026-10-23T12:00:00Z"/>
                <w:rFonts w:ascii="Times New Roman" w:eastAsia="Times New Roman" w:hAnsi="Times New Roman" w:cs="Times New Roman"/>
                <w:b/>
                <w:bCs/>
                <w:color w:val="000000" w:themeColor="text1"/>
                <w:sz w:val="18"/>
                <w:szCs w:val="18"/>
                <w:lang w:val="es-PE"/>
              </w:rPr>
            </w:pPr>
            <w:ins w:id="9069" w:author="Claude" w:date="2026-10-23T12:00:00Z">
              <w:r>
                <w:rPr>
                  <w:rFonts w:ascii="Times New Roman" w:eastAsia="Times New Roman" w:hAnsi="Times New Roman" w:cs="Times New Roman"/>
                  <w:b/>
                  <w:bCs/>
                  <w:color w:val="000000" w:themeColor="text1"/>
                  <w:sz w:val="18"/>
                  <w:szCs w:val="18"/>
                  <w:lang w:val="es-PE"/>
                </w:rPr>
                <w:t xml:space="preserve">F1</w:t>
              </w:r>
            </w:ins>
          </w:p>
        </w:tc>
        <w:tc>
          <w:tcPr>
            <w:tcW w:w="1000" w:type="dxa"/>
            <w:vAlign w:val="center"/>
          </w:tcPr>
          <w:p>
            <w:pPr>
              <w:spacing w:after="0" w:line="240" w:lineRule="auto"/>
              <w:jc w:val="center"/>
              <w:rPr>
                <w:ins w:id="9184" w:author="Claude" w:date="2026-10-23T12:00:00Z"/>
                <w:rFonts w:ascii="Times New Roman" w:eastAsia="Times New Roman" w:hAnsi="Times New Roman" w:cs="Times New Roman"/>
                <w:b/>
                <w:bCs/>
                <w:color w:val="000000" w:themeColor="text1"/>
                <w:sz w:val="18"/>
                <w:szCs w:val="18"/>
                <w:lang w:val="es-PE"/>
              </w:rPr>
            </w:pPr>
            <w:ins w:id="9070" w:author="Claude" w:date="2026-10-23T12:00:00Z">
              <w:r>
                <w:rPr>
                  <w:rFonts w:ascii="Times New Roman" w:eastAsia="Times New Roman" w:hAnsi="Times New Roman" w:cs="Times New Roman"/>
                  <w:b/>
                  <w:bCs/>
                  <w:color w:val="000000" w:themeColor="text1"/>
                  <w:sz w:val="18"/>
                  <w:szCs w:val="18"/>
                  <w:lang w:val="es-PE"/>
                </w:rPr>
                <w:t xml:space="preserve">FPR</w:t>
              </w:r>
            </w:ins>
          </w:p>
        </w:tc>
        <w:tc>
          <w:tcPr>
            <w:tcW w:w="1000" w:type="dxa"/>
            <w:vAlign w:val="center"/>
          </w:tcPr>
          <w:p>
            <w:pPr>
              <w:spacing w:after="0" w:line="240" w:lineRule="auto"/>
              <w:jc w:val="center"/>
              <w:rPr>
                <w:ins w:id="9185" w:author="Claude" w:date="2026-10-23T12:00:00Z"/>
                <w:rFonts w:ascii="Times New Roman" w:eastAsia="Times New Roman" w:hAnsi="Times New Roman" w:cs="Times New Roman"/>
                <w:b/>
                <w:bCs/>
                <w:color w:val="000000" w:themeColor="text1"/>
                <w:sz w:val="18"/>
                <w:szCs w:val="18"/>
                <w:lang w:val="es-PE"/>
              </w:rPr>
            </w:pPr>
            <w:ins w:id="9071" w:author="Claude" w:date="2026-10-23T12:00:00Z">
              <w:r>
                <w:rPr>
                  <w:rFonts w:ascii="Times New Roman" w:eastAsia="Times New Roman" w:hAnsi="Times New Roman" w:cs="Times New Roman"/>
                  <w:b/>
                  <w:bCs/>
                  <w:color w:val="000000" w:themeColor="text1"/>
                  <w:sz w:val="18"/>
                  <w:szCs w:val="18"/>
                  <w:lang w:val="es-PE"/>
                </w:rPr>
                <w:t xml:space="preserve">ROC-AUC</w:t>
              </w:r>
            </w:ins>
          </w:p>
        </w:tc>
        <w:tc>
          <w:tcPr>
            <w:tcW w:w="900" w:type="dxa"/>
            <w:vAlign w:val="center"/>
          </w:tcPr>
          <w:p>
            <w:pPr>
              <w:spacing w:after="0" w:line="240" w:lineRule="auto"/>
              <w:jc w:val="center"/>
              <w:rPr>
                <w:ins w:id="9186" w:author="Claude" w:date="2026-10-23T12:00:00Z"/>
                <w:rFonts w:ascii="Times New Roman" w:eastAsia="Times New Roman" w:hAnsi="Times New Roman" w:cs="Times New Roman"/>
                <w:b/>
                <w:bCs/>
                <w:color w:val="000000" w:themeColor="text1"/>
                <w:sz w:val="18"/>
                <w:szCs w:val="18"/>
                <w:lang w:val="es-PE"/>
              </w:rPr>
            </w:pPr>
            <w:ins w:id="9072" w:author="Claude" w:date="2026-10-23T12:00:00Z">
              <w:r>
                <w:rPr>
                  <w:rFonts w:ascii="Times New Roman" w:eastAsia="Times New Roman" w:hAnsi="Times New Roman" w:cs="Times New Roman"/>
                  <w:b/>
                  <w:bCs/>
                  <w:color w:val="000000" w:themeColor="text1"/>
                  <w:sz w:val="18"/>
                  <w:szCs w:val="18"/>
                  <w:lang w:val="es-PE"/>
                </w:rPr>
                <w:t xml:space="preserve">AP</w:t>
              </w:r>
            </w:ins>
          </w:p>
        </w:tc>
      </w:tr>
      <w:tr>
        <w:trPr>
          <w:ins w:id="9278" w:author="Claude" w:date="2026-10-23T12:00:00Z"/>
        </w:trPr>
        <w:tc>
          <w:tcPr>
            <w:tcW w:w="2568" w:type="dxa"/>
            <w:vAlign w:val="center"/>
          </w:tcPr>
          <w:p>
            <w:pPr>
              <w:spacing w:after="0" w:line="240" w:lineRule="auto"/>
              <w:jc w:val="left"/>
              <w:rPr>
                <w:ins w:id="9187" w:author="Claude" w:date="2026-10-23T12:00:00Z"/>
                <w:rFonts w:ascii="Times New Roman" w:eastAsia="Times New Roman" w:hAnsi="Times New Roman" w:cs="Times New Roman"/>
                <w:color w:val="000000" w:themeColor="text1"/>
                <w:sz w:val="18"/>
                <w:szCs w:val="18"/>
                <w:lang w:val="es-PE"/>
              </w:rPr>
            </w:pPr>
            <w:ins w:id="9073" w:author="Claude" w:date="2026-10-23T12:00:00Z">
              <w:r>
                <w:rPr>
                  <w:rFonts w:ascii="Times New Roman" w:eastAsia="Times New Roman" w:hAnsi="Times New Roman" w:cs="Times New Roman"/>
                  <w:color w:val="000000" w:themeColor="text1"/>
                  <w:sz w:val="18"/>
                  <w:szCs w:val="18"/>
                  <w:lang w:val="es-PE"/>
                </w:rPr>
                <w:t xml:space="preserve">IF limpio (desplegado)</w:t>
              </w:r>
            </w:ins>
          </w:p>
        </w:tc>
        <w:tc>
          <w:tcPr>
            <w:tcW w:w="1200" w:type="dxa"/>
            <w:vAlign w:val="center"/>
          </w:tcPr>
          <w:p>
            <w:pPr>
              <w:spacing w:after="0" w:line="240" w:lineRule="auto"/>
              <w:jc w:val="center"/>
              <w:rPr>
                <w:ins w:id="9188" w:author="Claude" w:date="2026-10-23T12:00:00Z"/>
                <w:rFonts w:ascii="Times New Roman" w:eastAsia="Times New Roman" w:hAnsi="Times New Roman" w:cs="Times New Roman"/>
                <w:color w:val="000000" w:themeColor="text1"/>
                <w:sz w:val="18"/>
                <w:szCs w:val="18"/>
                <w:lang w:val="es-PE"/>
              </w:rPr>
            </w:pPr>
            <w:ins w:id="9074" w:author="Claude" w:date="2026-10-23T12:00:00Z">
              <w:r>
                <w:rPr>
                  <w:rFonts w:ascii="Times New Roman" w:eastAsia="Times New Roman" w:hAnsi="Times New Roman" w:cs="Times New Roman"/>
                  <w:color w:val="000000" w:themeColor="text1"/>
                  <w:sz w:val="18"/>
                  <w:szCs w:val="18"/>
                  <w:lang w:val="es-PE"/>
                </w:rPr>
                <w:t xml:space="preserve">esta red</w:t>
              </w:r>
            </w:ins>
          </w:p>
        </w:tc>
        <w:tc>
          <w:tcPr>
            <w:tcW w:w="1000" w:type="dxa"/>
            <w:vAlign w:val="center"/>
          </w:tcPr>
          <w:p>
            <w:pPr>
              <w:spacing w:after="0" w:line="240" w:lineRule="auto"/>
              <w:jc w:val="center"/>
              <w:rPr>
                <w:ins w:id="9189" w:author="Claude" w:date="2026-10-23T12:00:00Z"/>
                <w:rFonts w:ascii="Times New Roman" w:eastAsia="Times New Roman" w:hAnsi="Times New Roman" w:cs="Times New Roman"/>
                <w:color w:val="000000" w:themeColor="text1"/>
                <w:sz w:val="18"/>
                <w:szCs w:val="18"/>
                <w:lang w:val="es-PE"/>
              </w:rPr>
            </w:pPr>
            <w:ins w:id="9075" w:author="Claude" w:date="2026-10-23T12:00:00Z">
              <w:r>
                <w:rPr>
                  <w:rFonts w:ascii="Times New Roman" w:eastAsia="Times New Roman" w:hAnsi="Times New Roman" w:cs="Times New Roman"/>
                  <w:color w:val="000000" w:themeColor="text1"/>
                  <w:sz w:val="18"/>
                  <w:szCs w:val="18"/>
                  <w:lang w:val="es-PE"/>
                </w:rPr>
                <w:t xml:space="preserve">1,79 %</w:t>
              </w:r>
            </w:ins>
          </w:p>
        </w:tc>
        <w:tc>
          <w:tcPr>
            <w:tcW w:w="1000" w:type="dxa"/>
            <w:vAlign w:val="center"/>
          </w:tcPr>
          <w:p>
            <w:pPr>
              <w:spacing w:after="0" w:line="240" w:lineRule="auto"/>
              <w:jc w:val="center"/>
              <w:rPr>
                <w:ins w:id="9190" w:author="Claude" w:date="2026-10-23T12:00:00Z"/>
                <w:rFonts w:ascii="Times New Roman" w:eastAsia="Times New Roman" w:hAnsi="Times New Roman" w:cs="Times New Roman"/>
                <w:color w:val="000000" w:themeColor="text1"/>
                <w:sz w:val="18"/>
                <w:szCs w:val="18"/>
                <w:lang w:val="es-PE"/>
              </w:rPr>
            </w:pPr>
            <w:ins w:id="9076" w:author="Claude" w:date="2026-10-23T12:00:00Z">
              <w:r>
                <w:rPr>
                  <w:rFonts w:ascii="Times New Roman" w:eastAsia="Times New Roman" w:hAnsi="Times New Roman" w:cs="Times New Roman"/>
                  <w:color w:val="000000" w:themeColor="text1"/>
                  <w:sz w:val="18"/>
                  <w:szCs w:val="18"/>
                  <w:lang w:val="es-PE"/>
                </w:rPr>
                <w:t xml:space="preserve">64,29 %</w:t>
              </w:r>
            </w:ins>
          </w:p>
        </w:tc>
        <w:tc>
          <w:tcPr>
            <w:tcW w:w="900" w:type="dxa"/>
            <w:vAlign w:val="center"/>
          </w:tcPr>
          <w:p>
            <w:pPr>
              <w:spacing w:after="0" w:line="240" w:lineRule="auto"/>
              <w:jc w:val="center"/>
              <w:rPr>
                <w:ins w:id="9191" w:author="Claude" w:date="2026-10-23T12:00:00Z"/>
                <w:rFonts w:ascii="Times New Roman" w:eastAsia="Times New Roman" w:hAnsi="Times New Roman" w:cs="Times New Roman"/>
                <w:color w:val="000000" w:themeColor="text1"/>
                <w:sz w:val="18"/>
                <w:szCs w:val="18"/>
                <w:lang w:val="es-PE"/>
              </w:rPr>
            </w:pPr>
            <w:ins w:id="9077" w:author="Claude" w:date="2026-10-23T12:00:00Z">
              <w:r>
                <w:rPr>
                  <w:rFonts w:ascii="Times New Roman" w:eastAsia="Times New Roman" w:hAnsi="Times New Roman" w:cs="Times New Roman"/>
                  <w:color w:val="000000" w:themeColor="text1"/>
                  <w:sz w:val="18"/>
                  <w:szCs w:val="18"/>
                  <w:lang w:val="es-PE"/>
                </w:rPr>
                <w:t xml:space="preserve">0,0348</w:t>
              </w:r>
            </w:ins>
          </w:p>
        </w:tc>
        <w:tc>
          <w:tcPr>
            <w:tcW w:w="1000" w:type="dxa"/>
            <w:vAlign w:val="center"/>
          </w:tcPr>
          <w:p>
            <w:pPr>
              <w:spacing w:after="0" w:line="240" w:lineRule="auto"/>
              <w:jc w:val="center"/>
              <w:rPr>
                <w:ins w:id="9192" w:author="Claude" w:date="2026-10-23T12:00:00Z"/>
                <w:rFonts w:ascii="Times New Roman" w:eastAsia="Times New Roman" w:hAnsi="Times New Roman" w:cs="Times New Roman"/>
                <w:color w:val="000000" w:themeColor="text1"/>
                <w:sz w:val="18"/>
                <w:szCs w:val="18"/>
                <w:lang w:val="es-PE"/>
              </w:rPr>
            </w:pPr>
            <w:ins w:id="9078" w:author="Claude" w:date="2026-10-23T12:00:00Z">
              <w:r>
                <w:rPr>
                  <w:rFonts w:ascii="Times New Roman" w:eastAsia="Times New Roman" w:hAnsi="Times New Roman" w:cs="Times New Roman"/>
                  <w:color w:val="000000" w:themeColor="text1"/>
                  <w:sz w:val="18"/>
                  <w:szCs w:val="18"/>
                  <w:lang w:val="es-PE"/>
                </w:rPr>
                <w:t xml:space="preserve">4,53 %</w:t>
              </w:r>
            </w:ins>
          </w:p>
        </w:tc>
        <w:tc>
          <w:tcPr>
            <w:tcW w:w="1000" w:type="dxa"/>
            <w:vAlign w:val="center"/>
          </w:tcPr>
          <w:p>
            <w:pPr>
              <w:spacing w:after="0" w:line="240" w:lineRule="auto"/>
              <w:jc w:val="center"/>
              <w:rPr>
                <w:ins w:id="9193" w:author="Claude" w:date="2026-10-23T12:00:00Z"/>
                <w:rFonts w:ascii="Times New Roman" w:eastAsia="Times New Roman" w:hAnsi="Times New Roman" w:cs="Times New Roman"/>
                <w:color w:val="000000" w:themeColor="text1"/>
                <w:sz w:val="18"/>
                <w:szCs w:val="18"/>
                <w:lang w:val="es-PE"/>
              </w:rPr>
            </w:pPr>
            <w:ins w:id="9079" w:author="Claude" w:date="2026-10-23T12:00:00Z">
              <w:r>
                <w:rPr>
                  <w:rFonts w:ascii="Times New Roman" w:eastAsia="Times New Roman" w:hAnsi="Times New Roman" w:cs="Times New Roman"/>
                  <w:color w:val="000000" w:themeColor="text1"/>
                  <w:sz w:val="18"/>
                  <w:szCs w:val="18"/>
                  <w:lang w:val="es-PE"/>
                </w:rPr>
                <w:t xml:space="preserve">0,9247</w:t>
              </w:r>
            </w:ins>
          </w:p>
        </w:tc>
        <w:tc>
          <w:tcPr>
            <w:tcW w:w="900" w:type="dxa"/>
            <w:vAlign w:val="center"/>
          </w:tcPr>
          <w:p>
            <w:pPr>
              <w:spacing w:after="0" w:line="240" w:lineRule="auto"/>
              <w:jc w:val="center"/>
              <w:rPr>
                <w:ins w:id="9194" w:author="Claude" w:date="2026-10-23T12:00:00Z"/>
                <w:rFonts w:ascii="Times New Roman" w:eastAsia="Times New Roman" w:hAnsi="Times New Roman" w:cs="Times New Roman"/>
                <w:color w:val="000000" w:themeColor="text1"/>
                <w:sz w:val="18"/>
                <w:szCs w:val="18"/>
                <w:lang w:val="es-PE"/>
              </w:rPr>
            </w:pPr>
            <w:ins w:id="9080" w:author="Claude" w:date="2026-10-23T12:00:00Z">
              <w:r>
                <w:rPr>
                  <w:rFonts w:ascii="Times New Roman" w:eastAsia="Times New Roman" w:hAnsi="Times New Roman" w:cs="Times New Roman"/>
                  <w:color w:val="000000" w:themeColor="text1"/>
                  <w:sz w:val="18"/>
                  <w:szCs w:val="18"/>
                  <w:lang w:val="es-PE"/>
                </w:rPr>
                <w:t xml:space="preserve">0,1858</w:t>
              </w:r>
            </w:ins>
          </w:p>
        </w:tc>
      </w:tr>
      <w:tr>
        <w:trPr>
          <w:ins w:id="9279" w:author="Claude" w:date="2026-10-23T12:00:00Z"/>
        </w:trPr>
        <w:tc>
          <w:tcPr>
            <w:tcW w:w="2568" w:type="dxa"/>
            <w:vAlign w:val="center"/>
          </w:tcPr>
          <w:p>
            <w:pPr>
              <w:spacing w:after="0" w:line="240" w:lineRule="auto"/>
              <w:jc w:val="left"/>
              <w:rPr>
                <w:ins w:id="9195" w:author="Claude" w:date="2026-10-23T12:00:00Z"/>
                <w:rFonts w:ascii="Times New Roman" w:eastAsia="Times New Roman" w:hAnsi="Times New Roman" w:cs="Times New Roman"/>
                <w:color w:val="000000" w:themeColor="text1"/>
                <w:sz w:val="18"/>
                <w:szCs w:val="18"/>
                <w:lang w:val="es-PE"/>
              </w:rPr>
            </w:pPr>
            <w:ins w:id="9081" w:author="Claude" w:date="2026-10-23T12:00:00Z">
              <w:r>
                <w:rPr>
                  <w:rFonts w:ascii="Times New Roman" w:eastAsia="Times New Roman" w:hAnsi="Times New Roman" w:cs="Times New Roman"/>
                  <w:color w:val="000000" w:themeColor="text1"/>
                  <w:sz w:val="18"/>
                  <w:szCs w:val="18"/>
                  <w:lang w:val="es-PE"/>
                </w:rPr>
                <w:t xml:space="preserve">IF recalibrado (contaminado, antecedente)</w:t>
              </w:r>
            </w:ins>
          </w:p>
        </w:tc>
        <w:tc>
          <w:tcPr>
            <w:tcW w:w="1200" w:type="dxa"/>
            <w:vAlign w:val="center"/>
          </w:tcPr>
          <w:p>
            <w:pPr>
              <w:spacing w:after="0" w:line="240" w:lineRule="auto"/>
              <w:jc w:val="center"/>
              <w:rPr>
                <w:ins w:id="9196" w:author="Claude" w:date="2026-10-23T12:00:00Z"/>
                <w:rFonts w:ascii="Times New Roman" w:eastAsia="Times New Roman" w:hAnsi="Times New Roman" w:cs="Times New Roman"/>
                <w:color w:val="000000" w:themeColor="text1"/>
                <w:sz w:val="18"/>
                <w:szCs w:val="18"/>
                <w:lang w:val="es-PE"/>
              </w:rPr>
            </w:pPr>
            <w:ins w:id="9082" w:author="Claude" w:date="2026-10-23T12:00:00Z">
              <w:r>
                <w:rPr>
                  <w:rFonts w:ascii="Times New Roman" w:eastAsia="Times New Roman" w:hAnsi="Times New Roman" w:cs="Times New Roman"/>
                  <w:color w:val="000000" w:themeColor="text1"/>
                  <w:sz w:val="18"/>
                  <w:szCs w:val="18"/>
                  <w:lang w:val="es-PE"/>
                </w:rPr>
                <w:t xml:space="preserve">esta red</w:t>
              </w:r>
            </w:ins>
          </w:p>
        </w:tc>
        <w:tc>
          <w:tcPr>
            <w:tcW w:w="1000" w:type="dxa"/>
            <w:vAlign w:val="center"/>
          </w:tcPr>
          <w:p>
            <w:pPr>
              <w:spacing w:after="0" w:line="240" w:lineRule="auto"/>
              <w:jc w:val="center"/>
              <w:rPr>
                <w:ins w:id="9197" w:author="Claude" w:date="2026-10-23T12:00:00Z"/>
                <w:rFonts w:ascii="Times New Roman" w:eastAsia="Times New Roman" w:hAnsi="Times New Roman" w:cs="Times New Roman"/>
                <w:color w:val="000000" w:themeColor="text1"/>
                <w:sz w:val="18"/>
                <w:szCs w:val="18"/>
                <w:lang w:val="es-PE"/>
              </w:rPr>
            </w:pPr>
            <w:ins w:id="9083" w:author="Claude" w:date="2026-10-23T12:00:00Z">
              <w:r>
                <w:rPr>
                  <w:rFonts w:ascii="Times New Roman" w:eastAsia="Times New Roman" w:hAnsi="Times New Roman" w:cs="Times New Roman"/>
                  <w:color w:val="000000" w:themeColor="text1"/>
                  <w:sz w:val="18"/>
                  <w:szCs w:val="18"/>
                  <w:lang w:val="es-PE"/>
                </w:rPr>
                <w:t xml:space="preserve">1,82 %</w:t>
              </w:r>
            </w:ins>
          </w:p>
        </w:tc>
        <w:tc>
          <w:tcPr>
            <w:tcW w:w="1000" w:type="dxa"/>
            <w:vAlign w:val="center"/>
          </w:tcPr>
          <w:p>
            <w:pPr>
              <w:spacing w:after="0" w:line="240" w:lineRule="auto"/>
              <w:jc w:val="center"/>
              <w:rPr>
                <w:ins w:id="9198" w:author="Claude" w:date="2026-10-23T12:00:00Z"/>
                <w:rFonts w:ascii="Times New Roman" w:eastAsia="Times New Roman" w:hAnsi="Times New Roman" w:cs="Times New Roman"/>
                <w:color w:val="000000" w:themeColor="text1"/>
                <w:sz w:val="18"/>
                <w:szCs w:val="18"/>
                <w:lang w:val="es-PE"/>
              </w:rPr>
            </w:pPr>
            <w:ins w:id="9084" w:author="Claude" w:date="2026-10-23T12:00:00Z">
              <w:r>
                <w:rPr>
                  <w:rFonts w:ascii="Times New Roman" w:eastAsia="Times New Roman" w:hAnsi="Times New Roman" w:cs="Times New Roman"/>
                  <w:color w:val="000000" w:themeColor="text1"/>
                  <w:sz w:val="18"/>
                  <w:szCs w:val="18"/>
                  <w:lang w:val="es-PE"/>
                </w:rPr>
                <w:t xml:space="preserve">64,29 %</w:t>
              </w:r>
            </w:ins>
          </w:p>
        </w:tc>
        <w:tc>
          <w:tcPr>
            <w:tcW w:w="900" w:type="dxa"/>
            <w:vAlign w:val="center"/>
          </w:tcPr>
          <w:p>
            <w:pPr>
              <w:spacing w:after="0" w:line="240" w:lineRule="auto"/>
              <w:jc w:val="center"/>
              <w:rPr>
                <w:ins w:id="9199" w:author="Claude" w:date="2026-10-23T12:00:00Z"/>
                <w:rFonts w:ascii="Times New Roman" w:eastAsia="Times New Roman" w:hAnsi="Times New Roman" w:cs="Times New Roman"/>
                <w:color w:val="000000" w:themeColor="text1"/>
                <w:sz w:val="18"/>
                <w:szCs w:val="18"/>
                <w:lang w:val="es-PE"/>
              </w:rPr>
            </w:pPr>
            <w:ins w:id="9085" w:author="Claude" w:date="2026-10-23T12:00:00Z">
              <w:r>
                <w:rPr>
                  <w:rFonts w:ascii="Times New Roman" w:eastAsia="Times New Roman" w:hAnsi="Times New Roman" w:cs="Times New Roman"/>
                  <w:color w:val="000000" w:themeColor="text1"/>
                  <w:sz w:val="18"/>
                  <w:szCs w:val="18"/>
                  <w:lang w:val="es-PE"/>
                </w:rPr>
                <w:t xml:space="preserve">0,0354</w:t>
              </w:r>
            </w:ins>
          </w:p>
        </w:tc>
        <w:tc>
          <w:tcPr>
            <w:tcW w:w="1000" w:type="dxa"/>
            <w:vAlign w:val="center"/>
          </w:tcPr>
          <w:p>
            <w:pPr>
              <w:spacing w:after="0" w:line="240" w:lineRule="auto"/>
              <w:jc w:val="center"/>
              <w:rPr>
                <w:ins w:id="9200" w:author="Claude" w:date="2026-10-23T12:00:00Z"/>
                <w:rFonts w:ascii="Times New Roman" w:eastAsia="Times New Roman" w:hAnsi="Times New Roman" w:cs="Times New Roman"/>
                <w:color w:val="000000" w:themeColor="text1"/>
                <w:sz w:val="18"/>
                <w:szCs w:val="18"/>
                <w:lang w:val="es-PE"/>
              </w:rPr>
            </w:pPr>
            <w:ins w:id="9086" w:author="Claude" w:date="2026-10-23T12:00:00Z">
              <w:r>
                <w:rPr>
                  <w:rFonts w:ascii="Times New Roman" w:eastAsia="Times New Roman" w:hAnsi="Times New Roman" w:cs="Times New Roman"/>
                  <w:color w:val="000000" w:themeColor="text1"/>
                  <w:sz w:val="18"/>
                  <w:szCs w:val="18"/>
                  <w:lang w:val="es-PE"/>
                </w:rPr>
                <w:t xml:space="preserve">4,45 %</w:t>
              </w:r>
            </w:ins>
          </w:p>
        </w:tc>
        <w:tc>
          <w:tcPr>
            <w:tcW w:w="1000" w:type="dxa"/>
            <w:vAlign w:val="center"/>
          </w:tcPr>
          <w:p>
            <w:pPr>
              <w:spacing w:after="0" w:line="240" w:lineRule="auto"/>
              <w:jc w:val="center"/>
              <w:rPr>
                <w:ins w:id="9201" w:author="Claude" w:date="2026-10-23T12:00:00Z"/>
                <w:rFonts w:ascii="Times New Roman" w:eastAsia="Times New Roman" w:hAnsi="Times New Roman" w:cs="Times New Roman"/>
                <w:color w:val="000000" w:themeColor="text1"/>
                <w:sz w:val="18"/>
                <w:szCs w:val="18"/>
                <w:lang w:val="es-PE"/>
              </w:rPr>
            </w:pPr>
            <w:ins w:id="9087" w:author="Claude" w:date="2026-10-23T12:00:00Z">
              <w:r>
                <w:rPr>
                  <w:rFonts w:ascii="Times New Roman" w:eastAsia="Times New Roman" w:hAnsi="Times New Roman" w:cs="Times New Roman"/>
                  <w:color w:val="000000" w:themeColor="text1"/>
                  <w:sz w:val="18"/>
                  <w:szCs w:val="18"/>
                  <w:lang w:val="es-PE"/>
                </w:rPr>
                <w:t xml:space="preserve">0,9228</w:t>
              </w:r>
            </w:ins>
          </w:p>
        </w:tc>
        <w:tc>
          <w:tcPr>
            <w:tcW w:w="900" w:type="dxa"/>
            <w:vAlign w:val="center"/>
          </w:tcPr>
          <w:p>
            <w:pPr>
              <w:spacing w:after="0" w:line="240" w:lineRule="auto"/>
              <w:jc w:val="center"/>
              <w:rPr>
                <w:ins w:id="9202" w:author="Claude" w:date="2026-10-23T12:00:00Z"/>
                <w:rFonts w:ascii="Times New Roman" w:eastAsia="Times New Roman" w:hAnsi="Times New Roman" w:cs="Times New Roman"/>
                <w:color w:val="000000" w:themeColor="text1"/>
                <w:sz w:val="18"/>
                <w:szCs w:val="18"/>
                <w:lang w:val="es-PE"/>
              </w:rPr>
            </w:pPr>
            <w:ins w:id="9088" w:author="Claude" w:date="2026-10-23T12:00:00Z">
              <w:r>
                <w:rPr>
                  <w:rFonts w:ascii="Times New Roman" w:eastAsia="Times New Roman" w:hAnsi="Times New Roman" w:cs="Times New Roman"/>
                  <w:color w:val="000000" w:themeColor="text1"/>
                  <w:sz w:val="18"/>
                  <w:szCs w:val="18"/>
                  <w:lang w:val="es-PE"/>
                </w:rPr>
                <w:t xml:space="preserve">0,2026</w:t>
              </w:r>
            </w:ins>
          </w:p>
        </w:tc>
      </w:tr>
      <w:tr>
        <w:trPr>
          <w:ins w:id="9280" w:author="Claude" w:date="2026-10-23T12:00:00Z"/>
        </w:trPr>
        <w:tc>
          <w:tcPr>
            <w:tcW w:w="2568" w:type="dxa"/>
            <w:vAlign w:val="center"/>
          </w:tcPr>
          <w:p>
            <w:pPr>
              <w:spacing w:after="0" w:line="240" w:lineRule="auto"/>
              <w:jc w:val="left"/>
              <w:rPr>
                <w:ins w:id="9203" w:author="Claude" w:date="2026-10-23T12:00:00Z"/>
                <w:rFonts w:ascii="Times New Roman" w:eastAsia="Times New Roman" w:hAnsi="Times New Roman" w:cs="Times New Roman"/>
                <w:color w:val="000000" w:themeColor="text1"/>
                <w:sz w:val="18"/>
                <w:szCs w:val="18"/>
                <w:lang w:val="es-PE"/>
              </w:rPr>
            </w:pPr>
            <w:ins w:id="9089" w:author="Claude" w:date="2026-10-23T12:00:00Z">
              <w:r>
                <w:rPr>
                  <w:rFonts w:ascii="Times New Roman" w:eastAsia="Times New Roman" w:hAnsi="Times New Roman" w:cs="Times New Roman"/>
                  <w:color w:val="000000" w:themeColor="text1"/>
                  <w:sz w:val="18"/>
                  <w:szCs w:val="18"/>
                  <w:lang w:val="es-PE"/>
                </w:rPr>
                <w:t xml:space="preserve">IF scaled (lab)</w:t>
              </w:r>
            </w:ins>
          </w:p>
        </w:tc>
        <w:tc>
          <w:tcPr>
            <w:tcW w:w="1200" w:type="dxa"/>
            <w:vAlign w:val="center"/>
          </w:tcPr>
          <w:p>
            <w:pPr>
              <w:spacing w:after="0" w:line="240" w:lineRule="auto"/>
              <w:jc w:val="center"/>
              <w:rPr>
                <w:ins w:id="9204" w:author="Claude" w:date="2026-10-23T12:00:00Z"/>
                <w:rFonts w:ascii="Times New Roman" w:eastAsia="Times New Roman" w:hAnsi="Times New Roman" w:cs="Times New Roman"/>
                <w:color w:val="000000" w:themeColor="text1"/>
                <w:sz w:val="18"/>
                <w:szCs w:val="18"/>
                <w:lang w:val="es-PE"/>
              </w:rPr>
            </w:pPr>
            <w:ins w:id="9090" w:author="Claude" w:date="2026-10-23T12:00:00Z">
              <w:r>
                <w:rPr>
                  <w:rFonts w:ascii="Times New Roman" w:eastAsia="Times New Roman" w:hAnsi="Times New Roman" w:cs="Times New Roman"/>
                  <w:color w:val="000000" w:themeColor="text1"/>
                  <w:sz w:val="18"/>
                  <w:szCs w:val="18"/>
                  <w:lang w:val="es-PE"/>
                </w:rPr>
                <w:t xml:space="preserve">laboratorio</w:t>
              </w:r>
            </w:ins>
          </w:p>
        </w:tc>
        <w:tc>
          <w:tcPr>
            <w:tcW w:w="1000" w:type="dxa"/>
            <w:vAlign w:val="center"/>
          </w:tcPr>
          <w:p>
            <w:pPr>
              <w:spacing w:after="0" w:line="240" w:lineRule="auto"/>
              <w:jc w:val="center"/>
              <w:rPr>
                <w:ins w:id="9205" w:author="Claude" w:date="2026-10-23T12:00:00Z"/>
                <w:rFonts w:ascii="Times New Roman" w:eastAsia="Times New Roman" w:hAnsi="Times New Roman" w:cs="Times New Roman"/>
                <w:color w:val="000000" w:themeColor="text1"/>
                <w:sz w:val="18"/>
                <w:szCs w:val="18"/>
                <w:lang w:val="es-PE"/>
              </w:rPr>
            </w:pPr>
            <w:ins w:id="9091" w:author="Claude" w:date="2026-10-23T12:00:00Z">
              <w:r>
                <w:rPr>
                  <w:rFonts w:ascii="Times New Roman" w:eastAsia="Times New Roman" w:hAnsi="Times New Roman" w:cs="Times New Roman"/>
                  <w:color w:val="000000" w:themeColor="text1"/>
                  <w:sz w:val="18"/>
                  <w:szCs w:val="18"/>
                  <w:lang w:val="es-PE"/>
                </w:rPr>
                <w:t xml:space="preserve">0,39 %</w:t>
              </w:r>
            </w:ins>
          </w:p>
        </w:tc>
        <w:tc>
          <w:tcPr>
            <w:tcW w:w="1000" w:type="dxa"/>
            <w:vAlign w:val="center"/>
          </w:tcPr>
          <w:p>
            <w:pPr>
              <w:spacing w:after="0" w:line="240" w:lineRule="auto"/>
              <w:jc w:val="center"/>
              <w:rPr>
                <w:ins w:id="9206" w:author="Claude" w:date="2026-10-23T12:00:00Z"/>
                <w:rFonts w:ascii="Times New Roman" w:eastAsia="Times New Roman" w:hAnsi="Times New Roman" w:cs="Times New Roman"/>
                <w:color w:val="000000" w:themeColor="text1"/>
                <w:sz w:val="18"/>
                <w:szCs w:val="18"/>
                <w:lang w:val="es-PE"/>
              </w:rPr>
            </w:pPr>
            <w:ins w:id="9092" w:author="Claude" w:date="2026-10-23T12:00:00Z">
              <w:r>
                <w:rPr>
                  <w:rFonts w:ascii="Times New Roman" w:eastAsia="Times New Roman" w:hAnsi="Times New Roman" w:cs="Times New Roman"/>
                  <w:color w:val="000000" w:themeColor="text1"/>
                  <w:sz w:val="18"/>
                  <w:szCs w:val="18"/>
                  <w:lang w:val="es-PE"/>
                </w:rPr>
                <w:t xml:space="preserve">91,67 %</w:t>
              </w:r>
            </w:ins>
          </w:p>
        </w:tc>
        <w:tc>
          <w:tcPr>
            <w:tcW w:w="900" w:type="dxa"/>
            <w:vAlign w:val="center"/>
          </w:tcPr>
          <w:p>
            <w:pPr>
              <w:spacing w:after="0" w:line="240" w:lineRule="auto"/>
              <w:jc w:val="center"/>
              <w:rPr>
                <w:ins w:id="9207" w:author="Claude" w:date="2026-10-23T12:00:00Z"/>
                <w:rFonts w:ascii="Times New Roman" w:eastAsia="Times New Roman" w:hAnsi="Times New Roman" w:cs="Times New Roman"/>
                <w:color w:val="000000" w:themeColor="text1"/>
                <w:sz w:val="18"/>
                <w:szCs w:val="18"/>
                <w:lang w:val="es-PE"/>
              </w:rPr>
            </w:pPr>
            <w:ins w:id="9093" w:author="Claude" w:date="2026-10-23T12:00:00Z">
              <w:r>
                <w:rPr>
                  <w:rFonts w:ascii="Times New Roman" w:eastAsia="Times New Roman" w:hAnsi="Times New Roman" w:cs="Times New Roman"/>
                  <w:color w:val="000000" w:themeColor="text1"/>
                  <w:sz w:val="18"/>
                  <w:szCs w:val="18"/>
                  <w:lang w:val="es-PE"/>
                </w:rPr>
                <w:t xml:space="preserve">0,0077</w:t>
              </w:r>
            </w:ins>
          </w:p>
        </w:tc>
        <w:tc>
          <w:tcPr>
            <w:tcW w:w="1000" w:type="dxa"/>
            <w:vAlign w:val="center"/>
          </w:tcPr>
          <w:p>
            <w:pPr>
              <w:spacing w:after="0" w:line="240" w:lineRule="auto"/>
              <w:jc w:val="center"/>
              <w:rPr>
                <w:ins w:id="9208" w:author="Claude" w:date="2026-10-23T12:00:00Z"/>
                <w:rFonts w:ascii="Times New Roman" w:eastAsia="Times New Roman" w:hAnsi="Times New Roman" w:cs="Times New Roman"/>
                <w:color w:val="000000" w:themeColor="text1"/>
                <w:sz w:val="18"/>
                <w:szCs w:val="18"/>
                <w:lang w:val="es-PE"/>
              </w:rPr>
            </w:pPr>
            <w:ins w:id="9094" w:author="Claude" w:date="2026-10-23T12:00:00Z">
              <w:r>
                <w:rPr>
                  <w:rFonts w:ascii="Times New Roman" w:eastAsia="Times New Roman" w:hAnsi="Times New Roman" w:cs="Times New Roman"/>
                  <w:color w:val="000000" w:themeColor="text1"/>
                  <w:sz w:val="18"/>
                  <w:szCs w:val="18"/>
                  <w:lang w:val="es-PE"/>
                </w:rPr>
                <w:t xml:space="preserve">30,34 %</w:t>
              </w:r>
            </w:ins>
          </w:p>
        </w:tc>
        <w:tc>
          <w:tcPr>
            <w:tcW w:w="1000" w:type="dxa"/>
            <w:vAlign w:val="center"/>
          </w:tcPr>
          <w:p>
            <w:pPr>
              <w:spacing w:after="0" w:line="240" w:lineRule="auto"/>
              <w:jc w:val="center"/>
              <w:rPr>
                <w:ins w:id="9209" w:author="Claude" w:date="2026-10-23T12:00:00Z"/>
                <w:rFonts w:ascii="Times New Roman" w:eastAsia="Times New Roman" w:hAnsi="Times New Roman" w:cs="Times New Roman"/>
                <w:color w:val="000000" w:themeColor="text1"/>
                <w:sz w:val="18"/>
                <w:szCs w:val="18"/>
                <w:lang w:val="es-PE"/>
              </w:rPr>
            </w:pPr>
            <w:ins w:id="9095" w:author="Claude" w:date="2026-10-23T12:00:00Z">
              <w:r>
                <w:rPr>
                  <w:rFonts w:ascii="Times New Roman" w:eastAsia="Times New Roman" w:hAnsi="Times New Roman" w:cs="Times New Roman"/>
                  <w:color w:val="000000" w:themeColor="text1"/>
                  <w:sz w:val="18"/>
                  <w:szCs w:val="18"/>
                  <w:lang w:val="es-PE"/>
                </w:rPr>
                <w:t xml:space="preserve">0,8250</w:t>
              </w:r>
            </w:ins>
          </w:p>
        </w:tc>
        <w:tc>
          <w:tcPr>
            <w:tcW w:w="900" w:type="dxa"/>
            <w:vAlign w:val="center"/>
          </w:tcPr>
          <w:p>
            <w:pPr>
              <w:spacing w:after="0" w:line="240" w:lineRule="auto"/>
              <w:jc w:val="center"/>
              <w:rPr>
                <w:ins w:id="9210" w:author="Claude" w:date="2026-10-23T12:00:00Z"/>
                <w:rFonts w:ascii="Times New Roman" w:eastAsia="Times New Roman" w:hAnsi="Times New Roman" w:cs="Times New Roman"/>
                <w:color w:val="000000" w:themeColor="text1"/>
                <w:sz w:val="18"/>
                <w:szCs w:val="18"/>
                <w:lang w:val="es-PE"/>
              </w:rPr>
            </w:pPr>
            <w:ins w:id="9096" w:author="Claude" w:date="2026-10-23T12:00:00Z">
              <w:r>
                <w:rPr>
                  <w:rFonts w:ascii="Times New Roman" w:eastAsia="Times New Roman" w:hAnsi="Times New Roman" w:cs="Times New Roman"/>
                  <w:color w:val="000000" w:themeColor="text1"/>
                  <w:sz w:val="18"/>
                  <w:szCs w:val="18"/>
                  <w:lang w:val="es-PE"/>
                </w:rPr>
                <w:t xml:space="preserve">0,0043</w:t>
              </w:r>
            </w:ins>
          </w:p>
        </w:tc>
      </w:tr>
      <w:tr>
        <w:trPr>
          <w:ins w:id="9281" w:author="Claude" w:date="2026-10-23T12:00:00Z"/>
        </w:trPr>
        <w:tc>
          <w:tcPr>
            <w:tcW w:w="2568" w:type="dxa"/>
            <w:vAlign w:val="center"/>
          </w:tcPr>
          <w:p>
            <w:pPr>
              <w:spacing w:after="0" w:line="240" w:lineRule="auto"/>
              <w:jc w:val="left"/>
              <w:rPr>
                <w:ins w:id="9211" w:author="Claude" w:date="2026-10-23T12:00:00Z"/>
                <w:rFonts w:ascii="Times New Roman" w:eastAsia="Times New Roman" w:hAnsi="Times New Roman" w:cs="Times New Roman"/>
                <w:color w:val="000000" w:themeColor="text1"/>
                <w:sz w:val="18"/>
                <w:szCs w:val="18"/>
                <w:lang w:val="es-PE"/>
              </w:rPr>
            </w:pPr>
            <w:ins w:id="9097" w:author="Claude" w:date="2026-10-23T12:00:00Z">
              <w:r>
                <w:rPr>
                  <w:rFonts w:ascii="Times New Roman" w:eastAsia="Times New Roman" w:hAnsi="Times New Roman" w:cs="Times New Roman"/>
                  <w:color w:val="000000" w:themeColor="text1"/>
                  <w:sz w:val="18"/>
                  <w:szCs w:val="18"/>
                  <w:lang w:val="es-PE"/>
                </w:rPr>
                <w:t xml:space="preserve">IF primary (lab)</w:t>
              </w:r>
            </w:ins>
          </w:p>
        </w:tc>
        <w:tc>
          <w:tcPr>
            <w:tcW w:w="1200" w:type="dxa"/>
            <w:vAlign w:val="center"/>
          </w:tcPr>
          <w:p>
            <w:pPr>
              <w:spacing w:after="0" w:line="240" w:lineRule="auto"/>
              <w:jc w:val="center"/>
              <w:rPr>
                <w:ins w:id="9212" w:author="Claude" w:date="2026-10-23T12:00:00Z"/>
                <w:rFonts w:ascii="Times New Roman" w:eastAsia="Times New Roman" w:hAnsi="Times New Roman" w:cs="Times New Roman"/>
                <w:color w:val="000000" w:themeColor="text1"/>
                <w:sz w:val="18"/>
                <w:szCs w:val="18"/>
                <w:lang w:val="es-PE"/>
              </w:rPr>
            </w:pPr>
            <w:ins w:id="9098" w:author="Claude" w:date="2026-10-23T12:00:00Z">
              <w:r>
                <w:rPr>
                  <w:rFonts w:ascii="Times New Roman" w:eastAsia="Times New Roman" w:hAnsi="Times New Roman" w:cs="Times New Roman"/>
                  <w:color w:val="000000" w:themeColor="text1"/>
                  <w:sz w:val="18"/>
                  <w:szCs w:val="18"/>
                  <w:lang w:val="es-PE"/>
                </w:rPr>
                <w:t xml:space="preserve">laboratorio</w:t>
              </w:r>
            </w:ins>
          </w:p>
        </w:tc>
        <w:tc>
          <w:tcPr>
            <w:tcW w:w="1000" w:type="dxa"/>
            <w:vAlign w:val="center"/>
          </w:tcPr>
          <w:p>
            <w:pPr>
              <w:spacing w:after="0" w:line="240" w:lineRule="auto"/>
              <w:jc w:val="center"/>
              <w:rPr>
                <w:ins w:id="9213" w:author="Claude" w:date="2026-10-23T12:00:00Z"/>
                <w:rFonts w:ascii="Times New Roman" w:eastAsia="Times New Roman" w:hAnsi="Times New Roman" w:cs="Times New Roman"/>
                <w:color w:val="000000" w:themeColor="text1"/>
                <w:sz w:val="18"/>
                <w:szCs w:val="18"/>
                <w:lang w:val="es-PE"/>
              </w:rPr>
            </w:pPr>
            <w:ins w:id="9099" w:author="Claude" w:date="2026-10-23T12:00:00Z">
              <w:r>
                <w:rPr>
                  <w:rFonts w:ascii="Times New Roman" w:eastAsia="Times New Roman" w:hAnsi="Times New Roman" w:cs="Times New Roman"/>
                  <w:color w:val="000000" w:themeColor="text1"/>
                  <w:sz w:val="18"/>
                  <w:szCs w:val="18"/>
                  <w:lang w:val="es-PE"/>
                </w:rPr>
                <w:t xml:space="preserve">0,36 %</w:t>
              </w:r>
            </w:ins>
          </w:p>
        </w:tc>
        <w:tc>
          <w:tcPr>
            <w:tcW w:w="1000" w:type="dxa"/>
            <w:vAlign w:val="center"/>
          </w:tcPr>
          <w:p>
            <w:pPr>
              <w:spacing w:after="0" w:line="240" w:lineRule="auto"/>
              <w:jc w:val="center"/>
              <w:rPr>
                <w:ins w:id="9214" w:author="Claude" w:date="2026-10-23T12:00:00Z"/>
                <w:rFonts w:ascii="Times New Roman" w:eastAsia="Times New Roman" w:hAnsi="Times New Roman" w:cs="Times New Roman"/>
                <w:color w:val="000000" w:themeColor="text1"/>
                <w:sz w:val="18"/>
                <w:szCs w:val="18"/>
                <w:lang w:val="es-PE"/>
              </w:rPr>
            </w:pPr>
            <w:ins w:id="9100" w:author="Claude" w:date="2026-10-23T12:00:00Z">
              <w:r>
                <w:rPr>
                  <w:rFonts w:ascii="Times New Roman" w:eastAsia="Times New Roman" w:hAnsi="Times New Roman" w:cs="Times New Roman"/>
                  <w:color w:val="000000" w:themeColor="text1"/>
                  <w:sz w:val="18"/>
                  <w:szCs w:val="18"/>
                  <w:lang w:val="es-PE"/>
                </w:rPr>
                <w:t xml:space="preserve">82,14 %</w:t>
              </w:r>
            </w:ins>
          </w:p>
        </w:tc>
        <w:tc>
          <w:tcPr>
            <w:tcW w:w="900" w:type="dxa"/>
            <w:vAlign w:val="center"/>
          </w:tcPr>
          <w:p>
            <w:pPr>
              <w:spacing w:after="0" w:line="240" w:lineRule="auto"/>
              <w:jc w:val="center"/>
              <w:rPr>
                <w:ins w:id="9215" w:author="Claude" w:date="2026-10-23T12:00:00Z"/>
                <w:rFonts w:ascii="Times New Roman" w:eastAsia="Times New Roman" w:hAnsi="Times New Roman" w:cs="Times New Roman"/>
                <w:color w:val="000000" w:themeColor="text1"/>
                <w:sz w:val="18"/>
                <w:szCs w:val="18"/>
                <w:lang w:val="es-PE"/>
              </w:rPr>
            </w:pPr>
            <w:ins w:id="9101" w:author="Claude" w:date="2026-10-23T12:00:00Z">
              <w:r>
                <w:rPr>
                  <w:rFonts w:ascii="Times New Roman" w:eastAsia="Times New Roman" w:hAnsi="Times New Roman" w:cs="Times New Roman"/>
                  <w:color w:val="000000" w:themeColor="text1"/>
                  <w:sz w:val="18"/>
                  <w:szCs w:val="18"/>
                  <w:lang w:val="es-PE"/>
                </w:rPr>
                <w:t xml:space="preserve">0,0072</w:t>
              </w:r>
            </w:ins>
          </w:p>
        </w:tc>
        <w:tc>
          <w:tcPr>
            <w:tcW w:w="1000" w:type="dxa"/>
            <w:vAlign w:val="center"/>
          </w:tcPr>
          <w:p>
            <w:pPr>
              <w:spacing w:after="0" w:line="240" w:lineRule="auto"/>
              <w:jc w:val="center"/>
              <w:rPr>
                <w:ins w:id="9216" w:author="Claude" w:date="2026-10-23T12:00:00Z"/>
                <w:rFonts w:ascii="Times New Roman" w:eastAsia="Times New Roman" w:hAnsi="Times New Roman" w:cs="Times New Roman"/>
                <w:color w:val="000000" w:themeColor="text1"/>
                <w:sz w:val="18"/>
                <w:szCs w:val="18"/>
                <w:lang w:val="es-PE"/>
              </w:rPr>
            </w:pPr>
            <w:ins w:id="9102" w:author="Claude" w:date="2026-10-23T12:00:00Z">
              <w:r>
                <w:rPr>
                  <w:rFonts w:ascii="Times New Roman" w:eastAsia="Times New Roman" w:hAnsi="Times New Roman" w:cs="Times New Roman"/>
                  <w:color w:val="000000" w:themeColor="text1"/>
                  <w:sz w:val="18"/>
                  <w:szCs w:val="18"/>
                  <w:lang w:val="es-PE"/>
                </w:rPr>
                <w:t xml:space="preserve">29,07 %</w:t>
              </w:r>
            </w:ins>
          </w:p>
        </w:tc>
        <w:tc>
          <w:tcPr>
            <w:tcW w:w="1000" w:type="dxa"/>
            <w:vAlign w:val="center"/>
          </w:tcPr>
          <w:p>
            <w:pPr>
              <w:spacing w:after="0" w:line="240" w:lineRule="auto"/>
              <w:jc w:val="center"/>
              <w:rPr>
                <w:ins w:id="9217" w:author="Claude" w:date="2026-10-23T12:00:00Z"/>
                <w:rFonts w:ascii="Times New Roman" w:eastAsia="Times New Roman" w:hAnsi="Times New Roman" w:cs="Times New Roman"/>
                <w:color w:val="000000" w:themeColor="text1"/>
                <w:sz w:val="18"/>
                <w:szCs w:val="18"/>
                <w:lang w:val="es-PE"/>
              </w:rPr>
            </w:pPr>
            <w:ins w:id="9103" w:author="Claude" w:date="2026-10-23T12:00:00Z">
              <w:r>
                <w:rPr>
                  <w:rFonts w:ascii="Times New Roman" w:eastAsia="Times New Roman" w:hAnsi="Times New Roman" w:cs="Times New Roman"/>
                  <w:color w:val="000000" w:themeColor="text1"/>
                  <w:sz w:val="18"/>
                  <w:szCs w:val="18"/>
                  <w:lang w:val="es-PE"/>
                </w:rPr>
                <w:t xml:space="preserve">0,8283</w:t>
              </w:r>
            </w:ins>
          </w:p>
        </w:tc>
        <w:tc>
          <w:tcPr>
            <w:tcW w:w="900" w:type="dxa"/>
            <w:vAlign w:val="center"/>
          </w:tcPr>
          <w:p>
            <w:pPr>
              <w:spacing w:after="0" w:line="240" w:lineRule="auto"/>
              <w:jc w:val="center"/>
              <w:rPr>
                <w:ins w:id="9218" w:author="Claude" w:date="2026-10-23T12:00:00Z"/>
                <w:rFonts w:ascii="Times New Roman" w:eastAsia="Times New Roman" w:hAnsi="Times New Roman" w:cs="Times New Roman"/>
                <w:color w:val="000000" w:themeColor="text1"/>
                <w:sz w:val="18"/>
                <w:szCs w:val="18"/>
                <w:lang w:val="es-PE"/>
              </w:rPr>
            </w:pPr>
            <w:ins w:id="9104" w:author="Claude" w:date="2026-10-23T12:00:00Z">
              <w:r>
                <w:rPr>
                  <w:rFonts w:ascii="Times New Roman" w:eastAsia="Times New Roman" w:hAnsi="Times New Roman" w:cs="Times New Roman"/>
                  <w:color w:val="000000" w:themeColor="text1"/>
                  <w:sz w:val="18"/>
                  <w:szCs w:val="18"/>
                  <w:lang w:val="es-PE"/>
                </w:rPr>
                <w:t xml:space="preserve">0,0044</w:t>
              </w:r>
            </w:ins>
          </w:p>
        </w:tc>
      </w:tr>
      <w:tr>
        <w:trPr>
          <w:ins w:id="9282" w:author="Claude" w:date="2026-10-23T12:00:00Z"/>
        </w:trPr>
        <w:tc>
          <w:tcPr>
            <w:tcW w:w="2568" w:type="dxa"/>
            <w:vAlign w:val="center"/>
          </w:tcPr>
          <w:p>
            <w:pPr>
              <w:spacing w:after="0" w:line="240" w:lineRule="auto"/>
              <w:jc w:val="left"/>
              <w:rPr>
                <w:ins w:id="9219" w:author="Claude" w:date="2026-10-23T12:00:00Z"/>
                <w:rFonts w:ascii="Times New Roman" w:eastAsia="Times New Roman" w:hAnsi="Times New Roman" w:cs="Times New Roman"/>
                <w:color w:val="000000" w:themeColor="text1"/>
                <w:sz w:val="18"/>
                <w:szCs w:val="18"/>
                <w:lang w:val="es-PE"/>
              </w:rPr>
            </w:pPr>
            <w:ins w:id="9105" w:author="Claude" w:date="2026-10-23T12:00:00Z">
              <w:r>
                <w:rPr>
                  <w:rFonts w:ascii="Times New Roman" w:eastAsia="Times New Roman" w:hAnsi="Times New Roman" w:cs="Times New Roman"/>
                  <w:color w:val="000000" w:themeColor="text1"/>
                  <w:sz w:val="18"/>
                  <w:szCs w:val="18"/>
                  <w:lang w:val="es-PE"/>
                </w:rPr>
                <w:t xml:space="preserve">IF uniform (lab)</w:t>
              </w:r>
            </w:ins>
          </w:p>
        </w:tc>
        <w:tc>
          <w:tcPr>
            <w:tcW w:w="1200" w:type="dxa"/>
            <w:vAlign w:val="center"/>
          </w:tcPr>
          <w:p>
            <w:pPr>
              <w:spacing w:after="0" w:line="240" w:lineRule="auto"/>
              <w:jc w:val="center"/>
              <w:rPr>
                <w:ins w:id="9220" w:author="Claude" w:date="2026-10-23T12:00:00Z"/>
                <w:rFonts w:ascii="Times New Roman" w:eastAsia="Times New Roman" w:hAnsi="Times New Roman" w:cs="Times New Roman"/>
                <w:color w:val="000000" w:themeColor="text1"/>
                <w:sz w:val="18"/>
                <w:szCs w:val="18"/>
                <w:lang w:val="es-PE"/>
              </w:rPr>
            </w:pPr>
            <w:ins w:id="9106" w:author="Claude" w:date="2026-10-23T12:00:00Z">
              <w:r>
                <w:rPr>
                  <w:rFonts w:ascii="Times New Roman" w:eastAsia="Times New Roman" w:hAnsi="Times New Roman" w:cs="Times New Roman"/>
                  <w:color w:val="000000" w:themeColor="text1"/>
                  <w:sz w:val="18"/>
                  <w:szCs w:val="18"/>
                  <w:lang w:val="es-PE"/>
                </w:rPr>
                <w:t xml:space="preserve">laboratorio</w:t>
              </w:r>
            </w:ins>
          </w:p>
        </w:tc>
        <w:tc>
          <w:tcPr>
            <w:tcW w:w="1000" w:type="dxa"/>
            <w:vAlign w:val="center"/>
          </w:tcPr>
          <w:p>
            <w:pPr>
              <w:spacing w:after="0" w:line="240" w:lineRule="auto"/>
              <w:jc w:val="center"/>
              <w:rPr>
                <w:ins w:id="9221" w:author="Claude" w:date="2026-10-23T12:00:00Z"/>
                <w:rFonts w:ascii="Times New Roman" w:eastAsia="Times New Roman" w:hAnsi="Times New Roman" w:cs="Times New Roman"/>
                <w:color w:val="000000" w:themeColor="text1"/>
                <w:sz w:val="18"/>
                <w:szCs w:val="18"/>
                <w:lang w:val="es-PE"/>
              </w:rPr>
            </w:pPr>
            <w:ins w:id="9107" w:author="Claude" w:date="2026-10-23T12:00:00Z">
              <w:r>
                <w:rPr>
                  <w:rFonts w:ascii="Times New Roman" w:eastAsia="Times New Roman" w:hAnsi="Times New Roman" w:cs="Times New Roman"/>
                  <w:color w:val="000000" w:themeColor="text1"/>
                  <w:sz w:val="18"/>
                  <w:szCs w:val="18"/>
                  <w:lang w:val="es-PE"/>
                </w:rPr>
                <w:t xml:space="preserve">0,32 %</w:t>
              </w:r>
            </w:ins>
          </w:p>
        </w:tc>
        <w:tc>
          <w:tcPr>
            <w:tcW w:w="1000" w:type="dxa"/>
            <w:vAlign w:val="center"/>
          </w:tcPr>
          <w:p>
            <w:pPr>
              <w:spacing w:after="0" w:line="240" w:lineRule="auto"/>
              <w:jc w:val="center"/>
              <w:rPr>
                <w:ins w:id="9222" w:author="Claude" w:date="2026-10-23T12:00:00Z"/>
                <w:rFonts w:ascii="Times New Roman" w:eastAsia="Times New Roman" w:hAnsi="Times New Roman" w:cs="Times New Roman"/>
                <w:color w:val="000000" w:themeColor="text1"/>
                <w:sz w:val="18"/>
                <w:szCs w:val="18"/>
                <w:lang w:val="es-PE"/>
              </w:rPr>
            </w:pPr>
            <w:ins w:id="9108" w:author="Claude" w:date="2026-10-23T12:00:00Z">
              <w:r>
                <w:rPr>
                  <w:rFonts w:ascii="Times New Roman" w:eastAsia="Times New Roman" w:hAnsi="Times New Roman" w:cs="Times New Roman"/>
                  <w:color w:val="000000" w:themeColor="text1"/>
                  <w:sz w:val="18"/>
                  <w:szCs w:val="18"/>
                  <w:lang w:val="es-PE"/>
                </w:rPr>
                <w:t xml:space="preserve">85,71 %</w:t>
              </w:r>
            </w:ins>
          </w:p>
        </w:tc>
        <w:tc>
          <w:tcPr>
            <w:tcW w:w="900" w:type="dxa"/>
            <w:vAlign w:val="center"/>
          </w:tcPr>
          <w:p>
            <w:pPr>
              <w:spacing w:after="0" w:line="240" w:lineRule="auto"/>
              <w:jc w:val="center"/>
              <w:rPr>
                <w:ins w:id="9223" w:author="Claude" w:date="2026-10-23T12:00:00Z"/>
                <w:rFonts w:ascii="Times New Roman" w:eastAsia="Times New Roman" w:hAnsi="Times New Roman" w:cs="Times New Roman"/>
                <w:color w:val="000000" w:themeColor="text1"/>
                <w:sz w:val="18"/>
                <w:szCs w:val="18"/>
                <w:lang w:val="es-PE"/>
              </w:rPr>
            </w:pPr>
            <w:ins w:id="9109" w:author="Claude" w:date="2026-10-23T12:00:00Z">
              <w:r>
                <w:rPr>
                  <w:rFonts w:ascii="Times New Roman" w:eastAsia="Times New Roman" w:hAnsi="Times New Roman" w:cs="Times New Roman"/>
                  <w:color w:val="000000" w:themeColor="text1"/>
                  <w:sz w:val="18"/>
                  <w:szCs w:val="18"/>
                  <w:lang w:val="es-PE"/>
                </w:rPr>
                <w:t xml:space="preserve">0,0064</w:t>
              </w:r>
            </w:ins>
          </w:p>
        </w:tc>
        <w:tc>
          <w:tcPr>
            <w:tcW w:w="1000" w:type="dxa"/>
            <w:vAlign w:val="center"/>
          </w:tcPr>
          <w:p>
            <w:pPr>
              <w:spacing w:after="0" w:line="240" w:lineRule="auto"/>
              <w:jc w:val="center"/>
              <w:rPr>
                <w:ins w:id="9224" w:author="Claude" w:date="2026-10-23T12:00:00Z"/>
                <w:rFonts w:ascii="Times New Roman" w:eastAsia="Times New Roman" w:hAnsi="Times New Roman" w:cs="Times New Roman"/>
                <w:color w:val="000000" w:themeColor="text1"/>
                <w:sz w:val="18"/>
                <w:szCs w:val="18"/>
                <w:lang w:val="es-PE"/>
              </w:rPr>
            </w:pPr>
            <w:ins w:id="9110" w:author="Claude" w:date="2026-10-23T12:00:00Z">
              <w:r>
                <w:rPr>
                  <w:rFonts w:ascii="Times New Roman" w:eastAsia="Times New Roman" w:hAnsi="Times New Roman" w:cs="Times New Roman"/>
                  <w:color w:val="000000" w:themeColor="text1"/>
                  <w:sz w:val="18"/>
                  <w:szCs w:val="18"/>
                  <w:lang w:val="es-PE"/>
                </w:rPr>
                <w:t xml:space="preserve">34,13 %</w:t>
              </w:r>
            </w:ins>
          </w:p>
        </w:tc>
        <w:tc>
          <w:tcPr>
            <w:tcW w:w="1000" w:type="dxa"/>
            <w:vAlign w:val="center"/>
          </w:tcPr>
          <w:p>
            <w:pPr>
              <w:spacing w:after="0" w:line="240" w:lineRule="auto"/>
              <w:jc w:val="center"/>
              <w:rPr>
                <w:ins w:id="9225" w:author="Claude" w:date="2026-10-23T12:00:00Z"/>
                <w:rFonts w:ascii="Times New Roman" w:eastAsia="Times New Roman" w:hAnsi="Times New Roman" w:cs="Times New Roman"/>
                <w:color w:val="000000" w:themeColor="text1"/>
                <w:sz w:val="18"/>
                <w:szCs w:val="18"/>
                <w:lang w:val="es-PE"/>
              </w:rPr>
            </w:pPr>
            <w:ins w:id="9111" w:author="Claude" w:date="2026-10-23T12:00:00Z">
              <w:r>
                <w:rPr>
                  <w:rFonts w:ascii="Times New Roman" w:eastAsia="Times New Roman" w:hAnsi="Times New Roman" w:cs="Times New Roman"/>
                  <w:color w:val="000000" w:themeColor="text1"/>
                  <w:sz w:val="18"/>
                  <w:szCs w:val="18"/>
                  <w:lang w:val="es-PE"/>
                </w:rPr>
                <w:t xml:space="preserve">0,7960</w:t>
              </w:r>
            </w:ins>
          </w:p>
        </w:tc>
        <w:tc>
          <w:tcPr>
            <w:tcW w:w="900" w:type="dxa"/>
            <w:vAlign w:val="center"/>
          </w:tcPr>
          <w:p>
            <w:pPr>
              <w:spacing w:after="0" w:line="240" w:lineRule="auto"/>
              <w:jc w:val="center"/>
              <w:rPr>
                <w:ins w:id="9226" w:author="Claude" w:date="2026-10-23T12:00:00Z"/>
                <w:rFonts w:ascii="Times New Roman" w:eastAsia="Times New Roman" w:hAnsi="Times New Roman" w:cs="Times New Roman"/>
                <w:color w:val="000000" w:themeColor="text1"/>
                <w:sz w:val="18"/>
                <w:szCs w:val="18"/>
                <w:lang w:val="es-PE"/>
              </w:rPr>
            </w:pPr>
            <w:ins w:id="9112" w:author="Claude" w:date="2026-10-23T12:00:00Z">
              <w:r>
                <w:rPr>
                  <w:rFonts w:ascii="Times New Roman" w:eastAsia="Times New Roman" w:hAnsi="Times New Roman" w:cs="Times New Roman"/>
                  <w:color w:val="000000" w:themeColor="text1"/>
                  <w:sz w:val="18"/>
                  <w:szCs w:val="18"/>
                  <w:lang w:val="es-PE"/>
                </w:rPr>
                <w:t xml:space="preserve">0,0054</w:t>
              </w:r>
            </w:ins>
          </w:p>
        </w:tc>
      </w:tr>
      <w:tr>
        <w:trPr>
          <w:ins w:id="9283" w:author="Claude" w:date="2026-10-23T12:00:00Z"/>
        </w:trPr>
        <w:tc>
          <w:tcPr>
            <w:tcW w:w="2568" w:type="dxa"/>
            <w:vAlign w:val="center"/>
          </w:tcPr>
          <w:p>
            <w:pPr>
              <w:spacing w:after="0" w:line="240" w:lineRule="auto"/>
              <w:jc w:val="left"/>
              <w:rPr>
                <w:ins w:id="9227" w:author="Claude" w:date="2026-10-23T12:00:00Z"/>
                <w:rFonts w:ascii="Times New Roman" w:eastAsia="Times New Roman" w:hAnsi="Times New Roman" w:cs="Times New Roman"/>
                <w:color w:val="000000" w:themeColor="text1"/>
                <w:sz w:val="18"/>
                <w:szCs w:val="18"/>
                <w:lang w:val="es-PE"/>
              </w:rPr>
            </w:pPr>
            <w:ins w:id="9113" w:author="Claude" w:date="2026-10-23T12:00:00Z">
              <w:r>
                <w:rPr>
                  <w:rFonts w:ascii="Times New Roman" w:eastAsia="Times New Roman" w:hAnsi="Times New Roman" w:cs="Times New Roman"/>
                  <w:color w:val="000000" w:themeColor="text1"/>
                  <w:sz w:val="18"/>
                  <w:szCs w:val="18"/>
                  <w:lang w:val="es-PE"/>
                </w:rPr>
                <w:t xml:space="preserve">IF exact (lab; idéntico a uniform)</w:t>
              </w:r>
            </w:ins>
          </w:p>
        </w:tc>
        <w:tc>
          <w:tcPr>
            <w:tcW w:w="1200" w:type="dxa"/>
            <w:vAlign w:val="center"/>
          </w:tcPr>
          <w:p>
            <w:pPr>
              <w:spacing w:after="0" w:line="240" w:lineRule="auto"/>
              <w:jc w:val="center"/>
              <w:rPr>
                <w:ins w:id="9228" w:author="Claude" w:date="2026-10-23T12:00:00Z"/>
                <w:rFonts w:ascii="Times New Roman" w:eastAsia="Times New Roman" w:hAnsi="Times New Roman" w:cs="Times New Roman"/>
                <w:color w:val="000000" w:themeColor="text1"/>
                <w:sz w:val="18"/>
                <w:szCs w:val="18"/>
                <w:lang w:val="es-PE"/>
              </w:rPr>
            </w:pPr>
            <w:ins w:id="9114" w:author="Claude" w:date="2026-10-23T12:00:00Z">
              <w:r>
                <w:rPr>
                  <w:rFonts w:ascii="Times New Roman" w:eastAsia="Times New Roman" w:hAnsi="Times New Roman" w:cs="Times New Roman"/>
                  <w:color w:val="000000" w:themeColor="text1"/>
                  <w:sz w:val="18"/>
                  <w:szCs w:val="18"/>
                  <w:lang w:val="es-PE"/>
                </w:rPr>
                <w:t xml:space="preserve">laboratorio</w:t>
              </w:r>
            </w:ins>
          </w:p>
        </w:tc>
        <w:tc>
          <w:tcPr>
            <w:tcW w:w="1000" w:type="dxa"/>
            <w:vAlign w:val="center"/>
          </w:tcPr>
          <w:p>
            <w:pPr>
              <w:spacing w:after="0" w:line="240" w:lineRule="auto"/>
              <w:jc w:val="center"/>
              <w:rPr>
                <w:ins w:id="9229" w:author="Claude" w:date="2026-10-23T12:00:00Z"/>
                <w:rFonts w:ascii="Times New Roman" w:eastAsia="Times New Roman" w:hAnsi="Times New Roman" w:cs="Times New Roman"/>
                <w:color w:val="000000" w:themeColor="text1"/>
                <w:sz w:val="18"/>
                <w:szCs w:val="18"/>
                <w:lang w:val="es-PE"/>
              </w:rPr>
            </w:pPr>
            <w:ins w:id="9115" w:author="Claude" w:date="2026-10-23T12:00:00Z">
              <w:r>
                <w:rPr>
                  <w:rFonts w:ascii="Times New Roman" w:eastAsia="Times New Roman" w:hAnsi="Times New Roman" w:cs="Times New Roman"/>
                  <w:color w:val="000000" w:themeColor="text1"/>
                  <w:sz w:val="18"/>
                  <w:szCs w:val="18"/>
                  <w:lang w:val="es-PE"/>
                </w:rPr>
                <w:t xml:space="preserve">0,32 %</w:t>
              </w:r>
            </w:ins>
          </w:p>
        </w:tc>
        <w:tc>
          <w:tcPr>
            <w:tcW w:w="1000" w:type="dxa"/>
            <w:vAlign w:val="center"/>
          </w:tcPr>
          <w:p>
            <w:pPr>
              <w:spacing w:after="0" w:line="240" w:lineRule="auto"/>
              <w:jc w:val="center"/>
              <w:rPr>
                <w:ins w:id="9230" w:author="Claude" w:date="2026-10-23T12:00:00Z"/>
                <w:rFonts w:ascii="Times New Roman" w:eastAsia="Times New Roman" w:hAnsi="Times New Roman" w:cs="Times New Roman"/>
                <w:color w:val="000000" w:themeColor="text1"/>
                <w:sz w:val="18"/>
                <w:szCs w:val="18"/>
                <w:lang w:val="es-PE"/>
              </w:rPr>
            </w:pPr>
            <w:ins w:id="9116" w:author="Claude" w:date="2026-10-23T12:00:00Z">
              <w:r>
                <w:rPr>
                  <w:rFonts w:ascii="Times New Roman" w:eastAsia="Times New Roman" w:hAnsi="Times New Roman" w:cs="Times New Roman"/>
                  <w:color w:val="000000" w:themeColor="text1"/>
                  <w:sz w:val="18"/>
                  <w:szCs w:val="18"/>
                  <w:lang w:val="es-PE"/>
                </w:rPr>
                <w:t xml:space="preserve">85,71 %</w:t>
              </w:r>
            </w:ins>
          </w:p>
        </w:tc>
        <w:tc>
          <w:tcPr>
            <w:tcW w:w="900" w:type="dxa"/>
            <w:vAlign w:val="center"/>
          </w:tcPr>
          <w:p>
            <w:pPr>
              <w:spacing w:after="0" w:line="240" w:lineRule="auto"/>
              <w:jc w:val="center"/>
              <w:rPr>
                <w:ins w:id="9231" w:author="Claude" w:date="2026-10-23T12:00:00Z"/>
                <w:rFonts w:ascii="Times New Roman" w:eastAsia="Times New Roman" w:hAnsi="Times New Roman" w:cs="Times New Roman"/>
                <w:color w:val="000000" w:themeColor="text1"/>
                <w:sz w:val="18"/>
                <w:szCs w:val="18"/>
                <w:lang w:val="es-PE"/>
              </w:rPr>
            </w:pPr>
            <w:ins w:id="9117" w:author="Claude" w:date="2026-10-23T12:00:00Z">
              <w:r>
                <w:rPr>
                  <w:rFonts w:ascii="Times New Roman" w:eastAsia="Times New Roman" w:hAnsi="Times New Roman" w:cs="Times New Roman"/>
                  <w:color w:val="000000" w:themeColor="text1"/>
                  <w:sz w:val="18"/>
                  <w:szCs w:val="18"/>
                  <w:lang w:val="es-PE"/>
                </w:rPr>
                <w:t xml:space="preserve">0,0064</w:t>
              </w:r>
            </w:ins>
          </w:p>
        </w:tc>
        <w:tc>
          <w:tcPr>
            <w:tcW w:w="1000" w:type="dxa"/>
            <w:vAlign w:val="center"/>
          </w:tcPr>
          <w:p>
            <w:pPr>
              <w:spacing w:after="0" w:line="240" w:lineRule="auto"/>
              <w:jc w:val="center"/>
              <w:rPr>
                <w:ins w:id="9232" w:author="Claude" w:date="2026-10-23T12:00:00Z"/>
                <w:rFonts w:ascii="Times New Roman" w:eastAsia="Times New Roman" w:hAnsi="Times New Roman" w:cs="Times New Roman"/>
                <w:color w:val="000000" w:themeColor="text1"/>
                <w:sz w:val="18"/>
                <w:szCs w:val="18"/>
                <w:lang w:val="es-PE"/>
              </w:rPr>
            </w:pPr>
            <w:ins w:id="9118" w:author="Claude" w:date="2026-10-23T12:00:00Z">
              <w:r>
                <w:rPr>
                  <w:rFonts w:ascii="Times New Roman" w:eastAsia="Times New Roman" w:hAnsi="Times New Roman" w:cs="Times New Roman"/>
                  <w:color w:val="000000" w:themeColor="text1"/>
                  <w:sz w:val="18"/>
                  <w:szCs w:val="18"/>
                  <w:lang w:val="es-PE"/>
                </w:rPr>
                <w:t xml:space="preserve">34,13 %</w:t>
              </w:r>
            </w:ins>
          </w:p>
        </w:tc>
        <w:tc>
          <w:tcPr>
            <w:tcW w:w="1000" w:type="dxa"/>
            <w:vAlign w:val="center"/>
          </w:tcPr>
          <w:p>
            <w:pPr>
              <w:spacing w:after="0" w:line="240" w:lineRule="auto"/>
              <w:jc w:val="center"/>
              <w:rPr>
                <w:ins w:id="9233" w:author="Claude" w:date="2026-10-23T12:00:00Z"/>
                <w:rFonts w:ascii="Times New Roman" w:eastAsia="Times New Roman" w:hAnsi="Times New Roman" w:cs="Times New Roman"/>
                <w:color w:val="000000" w:themeColor="text1"/>
                <w:sz w:val="18"/>
                <w:szCs w:val="18"/>
                <w:lang w:val="es-PE"/>
              </w:rPr>
            </w:pPr>
            <w:ins w:id="9119" w:author="Claude" w:date="2026-10-23T12:00:00Z">
              <w:r>
                <w:rPr>
                  <w:rFonts w:ascii="Times New Roman" w:eastAsia="Times New Roman" w:hAnsi="Times New Roman" w:cs="Times New Roman"/>
                  <w:color w:val="000000" w:themeColor="text1"/>
                  <w:sz w:val="18"/>
                  <w:szCs w:val="18"/>
                  <w:lang w:val="es-PE"/>
                </w:rPr>
                <w:t xml:space="preserve">0,7960</w:t>
              </w:r>
            </w:ins>
          </w:p>
        </w:tc>
        <w:tc>
          <w:tcPr>
            <w:tcW w:w="900" w:type="dxa"/>
            <w:vAlign w:val="center"/>
          </w:tcPr>
          <w:p>
            <w:pPr>
              <w:spacing w:after="0" w:line="240" w:lineRule="auto"/>
              <w:jc w:val="center"/>
              <w:rPr>
                <w:ins w:id="9234" w:author="Claude" w:date="2026-10-23T12:00:00Z"/>
                <w:rFonts w:ascii="Times New Roman" w:eastAsia="Times New Roman" w:hAnsi="Times New Roman" w:cs="Times New Roman"/>
                <w:color w:val="000000" w:themeColor="text1"/>
                <w:sz w:val="18"/>
                <w:szCs w:val="18"/>
                <w:lang w:val="es-PE"/>
              </w:rPr>
            </w:pPr>
            <w:ins w:id="9120" w:author="Claude" w:date="2026-10-23T12:00:00Z">
              <w:r>
                <w:rPr>
                  <w:rFonts w:ascii="Times New Roman" w:eastAsia="Times New Roman" w:hAnsi="Times New Roman" w:cs="Times New Roman"/>
                  <w:color w:val="000000" w:themeColor="text1"/>
                  <w:sz w:val="18"/>
                  <w:szCs w:val="18"/>
                  <w:lang w:val="es-PE"/>
                </w:rPr>
                <w:t xml:space="preserve">0,0054</w:t>
              </w:r>
            </w:ins>
          </w:p>
        </w:tc>
      </w:tr>
      <w:tr>
        <w:trPr>
          <w:ins w:id="9284" w:author="Claude" w:date="2026-10-23T12:00:00Z"/>
        </w:trPr>
        <w:tc>
          <w:tcPr>
            <w:tcW w:w="2568" w:type="dxa"/>
            <w:vAlign w:val="center"/>
          </w:tcPr>
          <w:p>
            <w:pPr>
              <w:spacing w:after="0" w:line="240" w:lineRule="auto"/>
              <w:jc w:val="left"/>
              <w:rPr>
                <w:ins w:id="9235" w:author="Claude" w:date="2026-10-23T12:00:00Z"/>
                <w:rFonts w:ascii="Times New Roman" w:eastAsia="Times New Roman" w:hAnsi="Times New Roman" w:cs="Times New Roman"/>
                <w:color w:val="000000" w:themeColor="text1"/>
                <w:sz w:val="18"/>
                <w:szCs w:val="18"/>
                <w:lang w:val="es-PE"/>
              </w:rPr>
            </w:pPr>
            <w:ins w:id="9121" w:author="Claude" w:date="2026-10-23T12:00:00Z">
              <w:r>
                <w:rPr>
                  <w:rFonts w:ascii="Times New Roman" w:eastAsia="Times New Roman" w:hAnsi="Times New Roman" w:cs="Times New Roman"/>
                  <w:color w:val="000000" w:themeColor="text1"/>
                  <w:sz w:val="18"/>
                  <w:szCs w:val="18"/>
                  <w:lang w:val="es-PE"/>
                </w:rPr>
                <w:t xml:space="preserve">OCSVM (lab)</w:t>
              </w:r>
            </w:ins>
          </w:p>
        </w:tc>
        <w:tc>
          <w:tcPr>
            <w:tcW w:w="1200" w:type="dxa"/>
            <w:vAlign w:val="center"/>
          </w:tcPr>
          <w:p>
            <w:pPr>
              <w:spacing w:after="0" w:line="240" w:lineRule="auto"/>
              <w:jc w:val="center"/>
              <w:rPr>
                <w:ins w:id="9236" w:author="Claude" w:date="2026-10-23T12:00:00Z"/>
                <w:rFonts w:ascii="Times New Roman" w:eastAsia="Times New Roman" w:hAnsi="Times New Roman" w:cs="Times New Roman"/>
                <w:color w:val="000000" w:themeColor="text1"/>
                <w:sz w:val="18"/>
                <w:szCs w:val="18"/>
                <w:lang w:val="es-PE"/>
              </w:rPr>
            </w:pPr>
            <w:ins w:id="9122" w:author="Claude" w:date="2026-10-23T12:00:00Z">
              <w:r>
                <w:rPr>
                  <w:rFonts w:ascii="Times New Roman" w:eastAsia="Times New Roman" w:hAnsi="Times New Roman" w:cs="Times New Roman"/>
                  <w:color w:val="000000" w:themeColor="text1"/>
                  <w:sz w:val="18"/>
                  <w:szCs w:val="18"/>
                  <w:lang w:val="es-PE"/>
                </w:rPr>
                <w:t xml:space="preserve">laboratorio</w:t>
              </w:r>
            </w:ins>
          </w:p>
        </w:tc>
        <w:tc>
          <w:tcPr>
            <w:tcW w:w="1000" w:type="dxa"/>
            <w:vAlign w:val="center"/>
          </w:tcPr>
          <w:p>
            <w:pPr>
              <w:spacing w:after="0" w:line="240" w:lineRule="auto"/>
              <w:jc w:val="center"/>
              <w:rPr>
                <w:ins w:id="9237" w:author="Claude" w:date="2026-10-23T12:00:00Z"/>
                <w:rFonts w:ascii="Times New Roman" w:eastAsia="Times New Roman" w:hAnsi="Times New Roman" w:cs="Times New Roman"/>
                <w:color w:val="000000" w:themeColor="text1"/>
                <w:sz w:val="18"/>
                <w:szCs w:val="18"/>
                <w:lang w:val="es-PE"/>
              </w:rPr>
            </w:pPr>
            <w:ins w:id="9123" w:author="Claude" w:date="2026-10-23T12:00:00Z">
              <w:r>
                <w:rPr>
                  <w:rFonts w:ascii="Times New Roman" w:eastAsia="Times New Roman" w:hAnsi="Times New Roman" w:cs="Times New Roman"/>
                  <w:color w:val="000000" w:themeColor="text1"/>
                  <w:sz w:val="18"/>
                  <w:szCs w:val="18"/>
                  <w:lang w:val="es-PE"/>
                </w:rPr>
                <w:t xml:space="preserve">0,13 %</w:t>
              </w:r>
            </w:ins>
          </w:p>
        </w:tc>
        <w:tc>
          <w:tcPr>
            <w:tcW w:w="1000" w:type="dxa"/>
            <w:vAlign w:val="center"/>
          </w:tcPr>
          <w:p>
            <w:pPr>
              <w:spacing w:after="0" w:line="240" w:lineRule="auto"/>
              <w:jc w:val="center"/>
              <w:rPr>
                <w:ins w:id="9238" w:author="Claude" w:date="2026-10-23T12:00:00Z"/>
                <w:rFonts w:ascii="Times New Roman" w:eastAsia="Times New Roman" w:hAnsi="Times New Roman" w:cs="Times New Roman"/>
                <w:color w:val="000000" w:themeColor="text1"/>
                <w:sz w:val="18"/>
                <w:szCs w:val="18"/>
                <w:lang w:val="es-PE"/>
              </w:rPr>
            </w:pPr>
            <w:ins w:id="9124" w:author="Claude" w:date="2026-10-23T12:00:00Z">
              <w:r>
                <w:rPr>
                  <w:rFonts w:ascii="Times New Roman" w:eastAsia="Times New Roman" w:hAnsi="Times New Roman" w:cs="Times New Roman"/>
                  <w:color w:val="000000" w:themeColor="text1"/>
                  <w:sz w:val="18"/>
                  <w:szCs w:val="18"/>
                  <w:lang w:val="es-PE"/>
                </w:rPr>
                <w:t xml:space="preserve">100,00 %</w:t>
              </w:r>
            </w:ins>
          </w:p>
        </w:tc>
        <w:tc>
          <w:tcPr>
            <w:tcW w:w="900" w:type="dxa"/>
            <w:vAlign w:val="center"/>
          </w:tcPr>
          <w:p>
            <w:pPr>
              <w:spacing w:after="0" w:line="240" w:lineRule="auto"/>
              <w:jc w:val="center"/>
              <w:rPr>
                <w:ins w:id="9239" w:author="Claude" w:date="2026-10-23T12:00:00Z"/>
                <w:rFonts w:ascii="Times New Roman" w:eastAsia="Times New Roman" w:hAnsi="Times New Roman" w:cs="Times New Roman"/>
                <w:color w:val="000000" w:themeColor="text1"/>
                <w:sz w:val="18"/>
                <w:szCs w:val="18"/>
                <w:lang w:val="es-PE"/>
              </w:rPr>
            </w:pPr>
            <w:ins w:id="9125" w:author="Claude" w:date="2026-10-23T12:00:00Z">
              <w:r>
                <w:rPr>
                  <w:rFonts w:ascii="Times New Roman" w:eastAsia="Times New Roman" w:hAnsi="Times New Roman" w:cs="Times New Roman"/>
                  <w:color w:val="000000" w:themeColor="text1"/>
                  <w:sz w:val="18"/>
                  <w:szCs w:val="18"/>
                  <w:lang w:val="es-PE"/>
                </w:rPr>
                <w:t xml:space="preserve">0,0026</w:t>
              </w:r>
            </w:ins>
          </w:p>
        </w:tc>
        <w:tc>
          <w:tcPr>
            <w:tcW w:w="1000" w:type="dxa"/>
            <w:vAlign w:val="center"/>
          </w:tcPr>
          <w:p>
            <w:pPr>
              <w:spacing w:after="0" w:line="240" w:lineRule="auto"/>
              <w:jc w:val="center"/>
              <w:rPr>
                <w:ins w:id="9240" w:author="Claude" w:date="2026-10-23T12:00:00Z"/>
                <w:rFonts w:ascii="Times New Roman" w:eastAsia="Times New Roman" w:hAnsi="Times New Roman" w:cs="Times New Roman"/>
                <w:color w:val="000000" w:themeColor="text1"/>
                <w:sz w:val="18"/>
                <w:szCs w:val="18"/>
                <w:lang w:val="es-PE"/>
              </w:rPr>
            </w:pPr>
            <w:ins w:id="9126" w:author="Claude" w:date="2026-10-23T12:00:00Z">
              <w:r>
                <w:rPr>
                  <w:rFonts w:ascii="Times New Roman" w:eastAsia="Times New Roman" w:hAnsi="Times New Roman" w:cs="Times New Roman"/>
                  <w:color w:val="000000" w:themeColor="text1"/>
                  <w:sz w:val="18"/>
                  <w:szCs w:val="18"/>
                  <w:lang w:val="es-PE"/>
                </w:rPr>
                <w:t xml:space="preserve">99,57 %</w:t>
              </w:r>
            </w:ins>
          </w:p>
        </w:tc>
        <w:tc>
          <w:tcPr>
            <w:tcW w:w="1000" w:type="dxa"/>
            <w:vAlign w:val="center"/>
          </w:tcPr>
          <w:p>
            <w:pPr>
              <w:spacing w:after="0" w:line="240" w:lineRule="auto"/>
              <w:jc w:val="center"/>
              <w:rPr>
                <w:ins w:id="9241" w:author="Claude" w:date="2026-10-23T12:00:00Z"/>
                <w:rFonts w:ascii="Times New Roman" w:eastAsia="Times New Roman" w:hAnsi="Times New Roman" w:cs="Times New Roman"/>
                <w:color w:val="000000" w:themeColor="text1"/>
                <w:sz w:val="18"/>
                <w:szCs w:val="18"/>
                <w:lang w:val="es-PE"/>
              </w:rPr>
            </w:pPr>
            <w:ins w:id="9127" w:author="Claude" w:date="2026-10-23T12:00:00Z">
              <w:r>
                <w:rPr>
                  <w:rFonts w:ascii="Times New Roman" w:eastAsia="Times New Roman" w:hAnsi="Times New Roman" w:cs="Times New Roman"/>
                  <w:color w:val="000000" w:themeColor="text1"/>
                  <w:sz w:val="18"/>
                  <w:szCs w:val="18"/>
                  <w:lang w:val="es-PE"/>
                </w:rPr>
                <w:t xml:space="preserve">0,4555</w:t>
              </w:r>
            </w:ins>
          </w:p>
        </w:tc>
        <w:tc>
          <w:tcPr>
            <w:tcW w:w="900" w:type="dxa"/>
            <w:vAlign w:val="center"/>
          </w:tcPr>
          <w:p>
            <w:pPr>
              <w:spacing w:after="0" w:line="240" w:lineRule="auto"/>
              <w:jc w:val="center"/>
              <w:rPr>
                <w:ins w:id="9242" w:author="Claude" w:date="2026-10-23T12:00:00Z"/>
                <w:rFonts w:ascii="Times New Roman" w:eastAsia="Times New Roman" w:hAnsi="Times New Roman" w:cs="Times New Roman"/>
                <w:color w:val="000000" w:themeColor="text1"/>
                <w:sz w:val="18"/>
                <w:szCs w:val="18"/>
                <w:lang w:val="es-PE"/>
              </w:rPr>
            </w:pPr>
            <w:ins w:id="9128" w:author="Claude" w:date="2026-10-23T12:00:00Z">
              <w:r>
                <w:rPr>
                  <w:rFonts w:ascii="Times New Roman" w:eastAsia="Times New Roman" w:hAnsi="Times New Roman" w:cs="Times New Roman"/>
                  <w:color w:val="000000" w:themeColor="text1"/>
                  <w:sz w:val="18"/>
                  <w:szCs w:val="18"/>
                  <w:lang w:val="es-PE"/>
                </w:rPr>
                <w:t xml:space="preserve">0,0011</w:t>
              </w:r>
            </w:ins>
          </w:p>
        </w:tc>
      </w:tr>
      <w:tr>
        <w:trPr>
          <w:ins w:id="9285" w:author="Claude" w:date="2026-10-23T12:00:00Z"/>
        </w:trPr>
        <w:tc>
          <w:tcPr>
            <w:tcW w:w="2568" w:type="dxa"/>
            <w:vAlign w:val="center"/>
          </w:tcPr>
          <w:p>
            <w:pPr>
              <w:spacing w:after="0" w:line="240" w:lineRule="auto"/>
              <w:jc w:val="left"/>
              <w:rPr>
                <w:ins w:id="9243" w:author="Claude" w:date="2026-10-23T12:00:00Z"/>
                <w:rFonts w:ascii="Times New Roman" w:eastAsia="Times New Roman" w:hAnsi="Times New Roman" w:cs="Times New Roman"/>
                <w:color w:val="000000" w:themeColor="text1"/>
                <w:sz w:val="18"/>
                <w:szCs w:val="18"/>
                <w:lang w:val="es-PE"/>
              </w:rPr>
            </w:pPr>
            <w:ins w:id="9129" w:author="Claude" w:date="2026-10-23T12:00:00Z">
              <w:r>
                <w:rPr>
                  <w:rFonts w:ascii="Times New Roman" w:eastAsia="Times New Roman" w:hAnsi="Times New Roman" w:cs="Times New Roman"/>
                  <w:color w:val="000000" w:themeColor="text1"/>
                  <w:sz w:val="18"/>
                  <w:szCs w:val="18"/>
                  <w:lang w:val="es-PE"/>
                </w:rPr>
                <w:t xml:space="preserve">LOF (lab)</w:t>
              </w:r>
            </w:ins>
          </w:p>
        </w:tc>
        <w:tc>
          <w:tcPr>
            <w:tcW w:w="1200" w:type="dxa"/>
            <w:vAlign w:val="center"/>
          </w:tcPr>
          <w:p>
            <w:pPr>
              <w:spacing w:after="0" w:line="240" w:lineRule="auto"/>
              <w:jc w:val="center"/>
              <w:rPr>
                <w:ins w:id="9244" w:author="Claude" w:date="2026-10-23T12:00:00Z"/>
                <w:rFonts w:ascii="Times New Roman" w:eastAsia="Times New Roman" w:hAnsi="Times New Roman" w:cs="Times New Roman"/>
                <w:color w:val="000000" w:themeColor="text1"/>
                <w:sz w:val="18"/>
                <w:szCs w:val="18"/>
                <w:lang w:val="es-PE"/>
              </w:rPr>
            </w:pPr>
            <w:ins w:id="9130" w:author="Claude" w:date="2026-10-23T12:00:00Z">
              <w:r>
                <w:rPr>
                  <w:rFonts w:ascii="Times New Roman" w:eastAsia="Times New Roman" w:hAnsi="Times New Roman" w:cs="Times New Roman"/>
                  <w:color w:val="000000" w:themeColor="text1"/>
                  <w:sz w:val="18"/>
                  <w:szCs w:val="18"/>
                  <w:lang w:val="es-PE"/>
                </w:rPr>
                <w:t xml:space="preserve">laboratorio</w:t>
              </w:r>
            </w:ins>
          </w:p>
        </w:tc>
        <w:tc>
          <w:tcPr>
            <w:tcW w:w="1000" w:type="dxa"/>
            <w:vAlign w:val="center"/>
          </w:tcPr>
          <w:p>
            <w:pPr>
              <w:spacing w:after="0" w:line="240" w:lineRule="auto"/>
              <w:jc w:val="center"/>
              <w:rPr>
                <w:ins w:id="9245" w:author="Claude" w:date="2026-10-23T12:00:00Z"/>
                <w:rFonts w:ascii="Times New Roman" w:eastAsia="Times New Roman" w:hAnsi="Times New Roman" w:cs="Times New Roman"/>
                <w:color w:val="000000" w:themeColor="text1"/>
                <w:sz w:val="18"/>
                <w:szCs w:val="18"/>
                <w:lang w:val="es-PE"/>
              </w:rPr>
            </w:pPr>
            <w:ins w:id="9131" w:author="Claude" w:date="2026-10-23T12:00:00Z">
              <w:r>
                <w:rPr>
                  <w:rFonts w:ascii="Times New Roman" w:eastAsia="Times New Roman" w:hAnsi="Times New Roman" w:cs="Times New Roman"/>
                  <w:color w:val="000000" w:themeColor="text1"/>
                  <w:sz w:val="18"/>
                  <w:szCs w:val="18"/>
                  <w:lang w:val="es-PE"/>
                </w:rPr>
                <w:t xml:space="preserve">0,12 %</w:t>
              </w:r>
            </w:ins>
          </w:p>
        </w:tc>
        <w:tc>
          <w:tcPr>
            <w:tcW w:w="1000" w:type="dxa"/>
            <w:vAlign w:val="center"/>
          </w:tcPr>
          <w:p>
            <w:pPr>
              <w:spacing w:after="0" w:line="240" w:lineRule="auto"/>
              <w:jc w:val="center"/>
              <w:rPr>
                <w:ins w:id="9246" w:author="Claude" w:date="2026-10-23T12:00:00Z"/>
                <w:rFonts w:ascii="Times New Roman" w:eastAsia="Times New Roman" w:hAnsi="Times New Roman" w:cs="Times New Roman"/>
                <w:color w:val="000000" w:themeColor="text1"/>
                <w:sz w:val="18"/>
                <w:szCs w:val="18"/>
                <w:lang w:val="es-PE"/>
              </w:rPr>
            </w:pPr>
            <w:ins w:id="9132" w:author="Claude" w:date="2026-10-23T12:00:00Z">
              <w:r>
                <w:rPr>
                  <w:rFonts w:ascii="Times New Roman" w:eastAsia="Times New Roman" w:hAnsi="Times New Roman" w:cs="Times New Roman"/>
                  <w:color w:val="000000" w:themeColor="text1"/>
                  <w:sz w:val="18"/>
                  <w:szCs w:val="18"/>
                  <w:lang w:val="es-PE"/>
                </w:rPr>
                <w:t xml:space="preserve">70,24 %</w:t>
              </w:r>
            </w:ins>
          </w:p>
        </w:tc>
        <w:tc>
          <w:tcPr>
            <w:tcW w:w="900" w:type="dxa"/>
            <w:vAlign w:val="center"/>
          </w:tcPr>
          <w:p>
            <w:pPr>
              <w:spacing w:after="0" w:line="240" w:lineRule="auto"/>
              <w:jc w:val="center"/>
              <w:rPr>
                <w:ins w:id="9247" w:author="Claude" w:date="2026-10-23T12:00:00Z"/>
                <w:rFonts w:ascii="Times New Roman" w:eastAsia="Times New Roman" w:hAnsi="Times New Roman" w:cs="Times New Roman"/>
                <w:color w:val="000000" w:themeColor="text1"/>
                <w:sz w:val="18"/>
                <w:szCs w:val="18"/>
                <w:lang w:val="es-PE"/>
              </w:rPr>
            </w:pPr>
            <w:ins w:id="9133" w:author="Claude" w:date="2026-10-23T12:00:00Z">
              <w:r>
                <w:rPr>
                  <w:rFonts w:ascii="Times New Roman" w:eastAsia="Times New Roman" w:hAnsi="Times New Roman" w:cs="Times New Roman"/>
                  <w:color w:val="000000" w:themeColor="text1"/>
                  <w:sz w:val="18"/>
                  <w:szCs w:val="18"/>
                  <w:lang w:val="es-PE"/>
                </w:rPr>
                <w:t xml:space="preserve">0,0023</w:t>
              </w:r>
            </w:ins>
          </w:p>
        </w:tc>
        <w:tc>
          <w:tcPr>
            <w:tcW w:w="1000" w:type="dxa"/>
            <w:vAlign w:val="center"/>
          </w:tcPr>
          <w:p>
            <w:pPr>
              <w:spacing w:after="0" w:line="240" w:lineRule="auto"/>
              <w:jc w:val="center"/>
              <w:rPr>
                <w:ins w:id="9248" w:author="Claude" w:date="2026-10-23T12:00:00Z"/>
                <w:rFonts w:ascii="Times New Roman" w:eastAsia="Times New Roman" w:hAnsi="Times New Roman" w:cs="Times New Roman"/>
                <w:color w:val="000000" w:themeColor="text1"/>
                <w:sz w:val="18"/>
                <w:szCs w:val="18"/>
                <w:lang w:val="es-PE"/>
              </w:rPr>
            </w:pPr>
            <w:ins w:id="9134" w:author="Claude" w:date="2026-10-23T12:00:00Z">
              <w:r>
                <w:rPr>
                  <w:rFonts w:ascii="Times New Roman" w:eastAsia="Times New Roman" w:hAnsi="Times New Roman" w:cs="Times New Roman"/>
                  <w:color w:val="000000" w:themeColor="text1"/>
                  <w:sz w:val="18"/>
                  <w:szCs w:val="18"/>
                  <w:lang w:val="es-PE"/>
                </w:rPr>
                <w:t xml:space="preserve">76,80 %</w:t>
              </w:r>
            </w:ins>
          </w:p>
        </w:tc>
        <w:tc>
          <w:tcPr>
            <w:tcW w:w="1000" w:type="dxa"/>
            <w:vAlign w:val="center"/>
          </w:tcPr>
          <w:p>
            <w:pPr>
              <w:spacing w:after="0" w:line="240" w:lineRule="auto"/>
              <w:jc w:val="center"/>
              <w:rPr>
                <w:ins w:id="9249" w:author="Claude" w:date="2026-10-23T12:00:00Z"/>
                <w:rFonts w:ascii="Times New Roman" w:eastAsia="Times New Roman" w:hAnsi="Times New Roman" w:cs="Times New Roman"/>
                <w:color w:val="000000" w:themeColor="text1"/>
                <w:sz w:val="18"/>
                <w:szCs w:val="18"/>
                <w:lang w:val="es-PE"/>
              </w:rPr>
            </w:pPr>
            <w:ins w:id="9135" w:author="Claude" w:date="2026-10-23T12:00:00Z">
              <w:r>
                <w:rPr>
                  <w:rFonts w:ascii="Times New Roman" w:eastAsia="Times New Roman" w:hAnsi="Times New Roman" w:cs="Times New Roman"/>
                  <w:color w:val="000000" w:themeColor="text1"/>
                  <w:sz w:val="18"/>
                  <w:szCs w:val="18"/>
                  <w:lang w:val="es-PE"/>
                </w:rPr>
                <w:t xml:space="preserve">0,2991</w:t>
              </w:r>
            </w:ins>
          </w:p>
        </w:tc>
        <w:tc>
          <w:tcPr>
            <w:tcW w:w="900" w:type="dxa"/>
            <w:vAlign w:val="center"/>
          </w:tcPr>
          <w:p>
            <w:pPr>
              <w:spacing w:after="0" w:line="240" w:lineRule="auto"/>
              <w:jc w:val="center"/>
              <w:rPr>
                <w:ins w:id="9250" w:author="Claude" w:date="2026-10-23T12:00:00Z"/>
                <w:rFonts w:ascii="Times New Roman" w:eastAsia="Times New Roman" w:hAnsi="Times New Roman" w:cs="Times New Roman"/>
                <w:color w:val="000000" w:themeColor="text1"/>
                <w:sz w:val="18"/>
                <w:szCs w:val="18"/>
                <w:lang w:val="es-PE"/>
              </w:rPr>
            </w:pPr>
            <w:ins w:id="9136" w:author="Claude" w:date="2026-10-23T12:00:00Z">
              <w:r>
                <w:rPr>
                  <w:rFonts w:ascii="Times New Roman" w:eastAsia="Times New Roman" w:hAnsi="Times New Roman" w:cs="Times New Roman"/>
                  <w:color w:val="000000" w:themeColor="text1"/>
                  <w:sz w:val="18"/>
                  <w:szCs w:val="18"/>
                  <w:lang w:val="es-PE"/>
                </w:rPr>
                <w:t xml:space="preserve">0,0009</w:t>
              </w:r>
            </w:ins>
          </w:p>
        </w:tc>
      </w:tr>
      <w:tr>
        <w:trPr>
          <w:ins w:id="9286" w:author="Claude" w:date="2026-10-23T12:00:00Z"/>
        </w:trPr>
        <w:tc>
          <w:tcPr>
            <w:tcW w:w="2568" w:type="dxa"/>
            <w:vAlign w:val="center"/>
          </w:tcPr>
          <w:p>
            <w:pPr>
              <w:spacing w:after="0" w:line="240" w:lineRule="auto"/>
              <w:jc w:val="left"/>
              <w:rPr>
                <w:ins w:id="9251" w:author="Claude" w:date="2026-10-23T12:00:00Z"/>
                <w:rFonts w:ascii="Times New Roman" w:eastAsia="Times New Roman" w:hAnsi="Times New Roman" w:cs="Times New Roman"/>
                <w:color w:val="000000" w:themeColor="text1"/>
                <w:sz w:val="18"/>
                <w:szCs w:val="18"/>
                <w:lang w:val="es-PE"/>
              </w:rPr>
            </w:pPr>
            <w:ins w:id="9137" w:author="Claude" w:date="2026-10-23T12:00:00Z">
              <w:r>
                <w:rPr>
                  <w:rFonts w:ascii="Times New Roman" w:eastAsia="Times New Roman" w:hAnsi="Times New Roman" w:cs="Times New Roman"/>
                  <w:color w:val="000000" w:themeColor="text1"/>
                  <w:sz w:val="18"/>
                  <w:szCs w:val="18"/>
                  <w:lang w:val="es-PE"/>
                </w:rPr>
                <w:t xml:space="preserve">Elliptic Envelope (lab)</w:t>
              </w:r>
            </w:ins>
          </w:p>
        </w:tc>
        <w:tc>
          <w:tcPr>
            <w:tcW w:w="1200" w:type="dxa"/>
            <w:vAlign w:val="center"/>
          </w:tcPr>
          <w:p>
            <w:pPr>
              <w:spacing w:after="0" w:line="240" w:lineRule="auto"/>
              <w:jc w:val="center"/>
              <w:rPr>
                <w:ins w:id="9252" w:author="Claude" w:date="2026-10-23T12:00:00Z"/>
                <w:rFonts w:ascii="Times New Roman" w:eastAsia="Times New Roman" w:hAnsi="Times New Roman" w:cs="Times New Roman"/>
                <w:color w:val="000000" w:themeColor="text1"/>
                <w:sz w:val="18"/>
                <w:szCs w:val="18"/>
                <w:lang w:val="es-PE"/>
              </w:rPr>
            </w:pPr>
            <w:ins w:id="9138" w:author="Claude" w:date="2026-10-23T12:00:00Z">
              <w:r>
                <w:rPr>
                  <w:rFonts w:ascii="Times New Roman" w:eastAsia="Times New Roman" w:hAnsi="Times New Roman" w:cs="Times New Roman"/>
                  <w:color w:val="000000" w:themeColor="text1"/>
                  <w:sz w:val="18"/>
                  <w:szCs w:val="18"/>
                  <w:lang w:val="es-PE"/>
                </w:rPr>
                <w:t xml:space="preserve">laboratorio</w:t>
              </w:r>
            </w:ins>
          </w:p>
        </w:tc>
        <w:tc>
          <w:tcPr>
            <w:tcW w:w="1000" w:type="dxa"/>
            <w:vAlign w:val="center"/>
          </w:tcPr>
          <w:p>
            <w:pPr>
              <w:spacing w:after="0" w:line="240" w:lineRule="auto"/>
              <w:jc w:val="center"/>
              <w:rPr>
                <w:ins w:id="9253" w:author="Claude" w:date="2026-10-23T12:00:00Z"/>
                <w:rFonts w:ascii="Times New Roman" w:eastAsia="Times New Roman" w:hAnsi="Times New Roman" w:cs="Times New Roman"/>
                <w:color w:val="000000" w:themeColor="text1"/>
                <w:sz w:val="18"/>
                <w:szCs w:val="18"/>
                <w:lang w:val="es-PE"/>
              </w:rPr>
            </w:pPr>
            <w:ins w:id="9139" w:author="Claude" w:date="2026-10-23T12:00:00Z">
              <w:r>
                <w:rPr>
                  <w:rFonts w:ascii="Times New Roman" w:eastAsia="Times New Roman" w:hAnsi="Times New Roman" w:cs="Times New Roman"/>
                  <w:color w:val="000000" w:themeColor="text1"/>
                  <w:sz w:val="18"/>
                  <w:szCs w:val="18"/>
                  <w:lang w:val="es-PE"/>
                </w:rPr>
                <w:t xml:space="preserve">0,06 %</w:t>
              </w:r>
            </w:ins>
          </w:p>
        </w:tc>
        <w:tc>
          <w:tcPr>
            <w:tcW w:w="1000" w:type="dxa"/>
            <w:vAlign w:val="center"/>
          </w:tcPr>
          <w:p>
            <w:pPr>
              <w:spacing w:after="0" w:line="240" w:lineRule="auto"/>
              <w:jc w:val="center"/>
              <w:rPr>
                <w:ins w:id="9254" w:author="Claude" w:date="2026-10-23T12:00:00Z"/>
                <w:rFonts w:ascii="Times New Roman" w:eastAsia="Times New Roman" w:hAnsi="Times New Roman" w:cs="Times New Roman"/>
                <w:color w:val="000000" w:themeColor="text1"/>
                <w:sz w:val="18"/>
                <w:szCs w:val="18"/>
                <w:lang w:val="es-PE"/>
              </w:rPr>
            </w:pPr>
            <w:ins w:id="9140" w:author="Claude" w:date="2026-10-23T12:00:00Z">
              <w:r>
                <w:rPr>
                  <w:rFonts w:ascii="Times New Roman" w:eastAsia="Times New Roman" w:hAnsi="Times New Roman" w:cs="Times New Roman"/>
                  <w:color w:val="000000" w:themeColor="text1"/>
                  <w:sz w:val="18"/>
                  <w:szCs w:val="18"/>
                  <w:lang w:val="es-PE"/>
                </w:rPr>
                <w:t xml:space="preserve">42,86 %</w:t>
              </w:r>
            </w:ins>
          </w:p>
        </w:tc>
        <w:tc>
          <w:tcPr>
            <w:tcW w:w="900" w:type="dxa"/>
            <w:vAlign w:val="center"/>
          </w:tcPr>
          <w:p>
            <w:pPr>
              <w:spacing w:after="0" w:line="240" w:lineRule="auto"/>
              <w:jc w:val="center"/>
              <w:rPr>
                <w:ins w:id="9255" w:author="Claude" w:date="2026-10-23T12:00:00Z"/>
                <w:rFonts w:ascii="Times New Roman" w:eastAsia="Times New Roman" w:hAnsi="Times New Roman" w:cs="Times New Roman"/>
                <w:color w:val="000000" w:themeColor="text1"/>
                <w:sz w:val="18"/>
                <w:szCs w:val="18"/>
                <w:lang w:val="es-PE"/>
              </w:rPr>
            </w:pPr>
            <w:ins w:id="9141" w:author="Claude" w:date="2026-10-23T12:00:00Z">
              <w:r>
                <w:rPr>
                  <w:rFonts w:ascii="Times New Roman" w:eastAsia="Times New Roman" w:hAnsi="Times New Roman" w:cs="Times New Roman"/>
                  <w:color w:val="000000" w:themeColor="text1"/>
                  <w:sz w:val="18"/>
                  <w:szCs w:val="18"/>
                  <w:lang w:val="es-PE"/>
                </w:rPr>
                <w:t xml:space="preserve">0,0013</w:t>
              </w:r>
            </w:ins>
          </w:p>
        </w:tc>
        <w:tc>
          <w:tcPr>
            <w:tcW w:w="1000" w:type="dxa"/>
            <w:vAlign w:val="center"/>
          </w:tcPr>
          <w:p>
            <w:pPr>
              <w:spacing w:after="0" w:line="240" w:lineRule="auto"/>
              <w:jc w:val="center"/>
              <w:rPr>
                <w:ins w:id="9256" w:author="Claude" w:date="2026-10-23T12:00:00Z"/>
                <w:rFonts w:ascii="Times New Roman" w:eastAsia="Times New Roman" w:hAnsi="Times New Roman" w:cs="Times New Roman"/>
                <w:color w:val="000000" w:themeColor="text1"/>
                <w:sz w:val="18"/>
                <w:szCs w:val="18"/>
                <w:lang w:val="es-PE"/>
              </w:rPr>
            </w:pPr>
            <w:ins w:id="9142" w:author="Claude" w:date="2026-10-23T12:00:00Z">
              <w:r>
                <w:rPr>
                  <w:rFonts w:ascii="Times New Roman" w:eastAsia="Times New Roman" w:hAnsi="Times New Roman" w:cs="Times New Roman"/>
                  <w:color w:val="000000" w:themeColor="text1"/>
                  <w:sz w:val="18"/>
                  <w:szCs w:val="18"/>
                  <w:lang w:val="es-PE"/>
                </w:rPr>
                <w:t xml:space="preserve">86,90 %</w:t>
              </w:r>
            </w:ins>
          </w:p>
        </w:tc>
        <w:tc>
          <w:tcPr>
            <w:tcW w:w="1000" w:type="dxa"/>
            <w:vAlign w:val="center"/>
          </w:tcPr>
          <w:p>
            <w:pPr>
              <w:spacing w:after="0" w:line="240" w:lineRule="auto"/>
              <w:jc w:val="center"/>
              <w:rPr>
                <w:ins w:id="9257" w:author="Claude" w:date="2026-10-23T12:00:00Z"/>
                <w:rFonts w:ascii="Times New Roman" w:eastAsia="Times New Roman" w:hAnsi="Times New Roman" w:cs="Times New Roman"/>
                <w:color w:val="000000" w:themeColor="text1"/>
                <w:sz w:val="18"/>
                <w:szCs w:val="18"/>
                <w:lang w:val="es-PE"/>
              </w:rPr>
            </w:pPr>
            <w:ins w:id="9143" w:author="Claude" w:date="2026-10-23T12:00:00Z">
              <w:r>
                <w:rPr>
                  <w:rFonts w:ascii="Times New Roman" w:eastAsia="Times New Roman" w:hAnsi="Times New Roman" w:cs="Times New Roman"/>
                  <w:color w:val="000000" w:themeColor="text1"/>
                  <w:sz w:val="18"/>
                  <w:szCs w:val="18"/>
                  <w:lang w:val="es-PE"/>
                </w:rPr>
                <w:t xml:space="preserve">0,3443</w:t>
              </w:r>
            </w:ins>
          </w:p>
        </w:tc>
        <w:tc>
          <w:tcPr>
            <w:tcW w:w="900" w:type="dxa"/>
            <w:vAlign w:val="center"/>
          </w:tcPr>
          <w:p>
            <w:pPr>
              <w:spacing w:after="0" w:line="240" w:lineRule="auto"/>
              <w:jc w:val="center"/>
              <w:rPr>
                <w:ins w:id="9258" w:author="Claude" w:date="2026-10-23T12:00:00Z"/>
                <w:rFonts w:ascii="Times New Roman" w:eastAsia="Times New Roman" w:hAnsi="Times New Roman" w:cs="Times New Roman"/>
                <w:color w:val="000000" w:themeColor="text1"/>
                <w:sz w:val="18"/>
                <w:szCs w:val="18"/>
                <w:lang w:val="es-PE"/>
              </w:rPr>
            </w:pPr>
            <w:ins w:id="9144" w:author="Claude" w:date="2026-10-23T12:00:00Z">
              <w:r>
                <w:rPr>
                  <w:rFonts w:ascii="Times New Roman" w:eastAsia="Times New Roman" w:hAnsi="Times New Roman" w:cs="Times New Roman"/>
                  <w:color w:val="000000" w:themeColor="text1"/>
                  <w:sz w:val="18"/>
                  <w:szCs w:val="18"/>
                  <w:lang w:val="es-PE"/>
                </w:rPr>
                <w:t xml:space="preserve">0,0014</w:t>
              </w:r>
            </w:ins>
          </w:p>
        </w:tc>
      </w:tr>
    </w:tbl>
    <w:p>
      <w:pPr>
        <w:spacing w:before="120" w:after="0" w:line="240" w:lineRule="auto"/>
        <w:jc w:val="center"/>
        <w:rPr>
          <w:ins w:id="9259" w:author="Claude" w:date="2026-10-23T12:00:00Z"/>
        </w:rPr>
      </w:pPr>
      <w:ins w:id="9145" w:author="Claude" w:date="2026-10-23T12:00:00Z">
        <w:r>
          <w:drawing>
            <wp:inline xmlns:a="http://schemas.openxmlformats.org/drawingml/2006/main" xmlns:pic="http://schemas.openxmlformats.org/drawingml/2006/picture">
              <wp:extent cx="5852160" cy="2520930"/>
              <wp:docPr id="1" name="Picture 1"/>
              <wp:cNvGraphicFramePr>
                <a:graphicFrameLocks noChangeAspect="1"/>
              </wp:cNvGraphicFramePr>
              <a:graphic>
                <a:graphicData uri="http://schemas.openxmlformats.org/drawingml/2006/picture">
                  <pic:pic>
                    <pic:nvPicPr>
                      <pic:cNvPr id="0" name="figura-roc-pr-v2.png"/>
                      <pic:cNvPicPr/>
                    </pic:nvPicPr>
                    <pic:blipFill>
                      <a:blip r:embed="rId39"/>
                      <a:stretch>
                        <a:fillRect/>
                      </a:stretch>
                    </pic:blipFill>
                    <pic:spPr>
                      <a:xfrm>
                        <a:off x="0" y="0"/>
                        <a:ext cx="5852160" cy="2520930"/>
                      </a:xfrm>
                      <a:prstGeom prst="rect"/>
                    </pic:spPr>
                  </pic:pic>
                </a:graphicData>
              </a:graphic>
            </wp:inline>
          </w:drawing>
        </w:r>
      </w:ins>
    </w:p>
    <w:p>
      <w:pPr>
        <w:spacing w:before="120" w:after="0" w:line="240" w:lineRule="auto"/>
        <w:jc w:val="center"/>
        <w:rPr>
          <w:ins w:id="9260" w:author="Claude" w:date="2026-10-23T12:00:00Z"/>
          <w:rFonts w:ascii="Times New Roman" w:eastAsia="Times New Roman" w:hAnsi="Times New Roman" w:cs="Times New Roman"/>
          <w:color w:val="000000" w:themeColor="text1"/>
          <w:sz w:val="20"/>
          <w:szCs w:val="20"/>
          <w:lang w:val="es-PE"/>
        </w:rPr>
      </w:pPr>
      <w:ins w:id="9146" w:author="Claude" w:date="2026-10-23T12:00:00Z">
        <w:r>
          <w:rPr>
            <w:rFonts w:ascii="Times New Roman" w:eastAsia="Times New Roman" w:hAnsi="Times New Roman" w:cs="Times New Roman"/>
            <w:color w:val="000000" w:themeColor="text1"/>
            <w:sz w:val="20"/>
            <w:szCs w:val="20"/>
            <w:lang w:val="es-PE"/>
          </w:rPr>
          <w:t xml:space="preserve">Figura 4. Curvas ROC y precision-recall de las configuraciones evaluadas.</w:t>
        </w:r>
      </w:ins>
    </w:p>
    <w:p>
      <w:pPr>
        <w:spacing w:after="0" w:line="240" w:lineRule="auto"/>
        <w:rPr>
          <w:ins w:id="9261" w:author="Claude" w:date="2026-10-23T12:00:00Z"/>
          <w:sz w:val="4"/>
        </w:rPr>
        <w:sectPr>
          <w:type w:val="continuous"/>
          <w:pgSz w:w="11909" w:h="16834"/>
          <w:pgMar w:top="1440" w:right="1080" w:bottom="1440" w:left="1080" w:header="720" w:footer="720" w:gutter="0"/>
          <w:cols w:space="709"/>
          <w:docGrid w:linePitch="360"/>
        </w:sectPr>
      </w:pPr>
    </w:p>
    <w:p>
      <w:pPr>
        <w:spacing w:after="120" w:line="240" w:lineRule="auto"/>
        <w:ind w:firstLine="288"/>
        <w:jc w:val="both"/>
        <w:rPr>
          <w:ins w:id="9262" w:author="Claude" w:date="2026-10-23T12:00:00Z"/>
          <w:rFonts w:ascii="Times New Roman" w:eastAsia="Times New Roman" w:hAnsi="Times New Roman" w:cs="Times New Roman"/>
          <w:color w:val="000000" w:themeColor="text1"/>
          <w:lang w:val="es-PE"/>
        </w:rPr>
      </w:pPr>
      <w:ins w:id="9147" w:author="Claude" w:date="2026-10-23T12:00:00Z">
        <w:r>
          <w:rPr>
            <w:rFonts w:ascii="Times New Roman" w:eastAsia="Times New Roman" w:hAnsi="Times New Roman" w:cs="Times New Roman"/>
            <w:color w:val="000000" w:themeColor="text1"/>
            <w:lang w:val="es-PE"/>
          </w:rPr>
          <w:t xml:space="preserve">Los candidatos de laboratorio y los modelos entrenados con datos de esta red tienen distinto origen; el resultado mide transferencia al entorno objetivo, no superioridad intrínseca. IF limpio e IF contaminado detectaron ambos 54/84, pero difirieron en falsas alarmas, ROC-AUC y AP. No se afirma equivalencia estadística. IF uniform e IF exact tienen idénticos scores: son nueve filas, pero ocho configuraciones distintas.</w:t>
        </w:r>
      </w:ins>
    </w:p>
    <w:p>
      <w:pPr>
        <w:spacing w:after="120" w:line="240" w:lineRule="auto"/>
        <w:ind w:firstLine="288"/>
        <w:jc w:val="both"/>
        <w:rPr>
          <w:ins w:id="9263" w:author="Claude" w:date="2026-10-23T12:00:00Z"/>
          <w:rFonts w:ascii="Times New Roman" w:eastAsia="Times New Roman" w:hAnsi="Times New Roman" w:cs="Times New Roman"/>
          <w:color w:val="000000" w:themeColor="text1"/>
          <w:lang w:val="es-PE"/>
        </w:rPr>
      </w:pPr>
      <w:ins w:id="9148" w:author="Claude" w:date="2026-10-23T12:00:00Z">
        <w:r>
          <w:rPr>
            <w:rFonts w:ascii="Times New Roman" w:eastAsia="Times New Roman" w:hAnsi="Times New Roman" w:cs="Times New Roman"/>
            <w:color w:val="000000" w:themeColor="text1"/>
            <w:lang w:val="es-PE"/>
          </w:rPr>
          <w:t xml:space="preserve">La figura resume el comportamiento de ranking usando los scores de precisión completa y la prevalencia real de 0,128 % como referencia. No reemplaza la decisión en el umbral congelado: una curva favorable puede coexistir con una precisión operativa baja.</w:t>
        </w:r>
      </w:ins>
    </w:p>
    <w:p>
      <w:pPr>
        <w:spacing w:after="120" w:line="240" w:lineRule="auto"/>
        <w:ind w:firstLine="288"/>
        <w:jc w:val="both"/>
        <w:rPr>
          <w:ins w:id="9264" w:author="Claude" w:date="2026-10-23T12:00:00Z"/>
          <w:rFonts w:ascii="Times New Roman" w:eastAsia="Times New Roman" w:hAnsi="Times New Roman" w:cs="Times New Roman"/>
          <w:color w:val="000000" w:themeColor="text1"/>
          <w:lang w:val="es-PE"/>
        </w:rPr>
      </w:pPr>
      <w:ins w:id="9149" w:author="Claude" w:date="2026-10-23T12:00:00Z">
        <w:r>
          <w:rPr>
            <w:rFonts w:ascii="Times New Roman" w:eastAsia="Times New Roman" w:hAnsi="Times New Roman" w:cs="Times New Roman"/>
            <w:color w:val="000000" w:themeColor="text1"/>
            <w:lang w:val="es-PE"/>
          </w:rPr>
          <w:t xml:space="preserve">La sensibilidad de α se calculó con las 65 633 ventanas de validación originales; α = 0,05 reproduce el umbral operativo, sin demostrar que sea óptimo. En el test normal, las ventanas con paquetes recientes tuvieron 2 837 falsos positivos entre 19 863 ventanas (14,28 %); las ventanas sin paquetes recientes pero con actividad retrospectiva tuvieron 124 entre 12 208 (1,02 %); las 33 350 restantes no tuvieron falsos positivos. El FPR global depende de esta composición. Offline se puntúan todas las ventanas; en vivo, las ventanas sin paquetes omiten el IF pero aún pueden activar heurísticos. Por ello, estos resultados no equivalen al FPR operativo del sistema completo.</w:t>
        </w:r>
      </w:ins>
    </w:p>
    <w:p>
      <w:pPr>
        <w:spacing w:after="120" w:line="240" w:lineRule="auto"/>
        <w:ind w:firstLine="288"/>
        <w:jc w:val="both"/>
        <w:rPr>
          <w:ins w:id="9265" w:author="Claude" w:date="2026-10-23T12:00:00Z"/>
          <w:rFonts w:ascii="Times New Roman" w:eastAsia="Times New Roman" w:hAnsi="Times New Roman" w:cs="Times New Roman"/>
          <w:color w:val="000000" w:themeColor="text1"/>
          <w:lang w:val="es-PE"/>
        </w:rPr>
      </w:pPr>
      <w:ins w:id="9150" w:author="Claude" w:date="2026-10-23T12:00:00Z">
        <w:r>
          <w:rPr>
            <w:rFonts w:ascii="Times New Roman" w:eastAsia="Times New Roman" w:hAnsi="Times New Roman" w:cs="Times New Roman"/>
            <w:color w:val="000000" w:themeColor="text1"/>
            <w:lang w:val="es-PE"/>
          </w:rPr>
          <w:t xml:space="preserve">Como limitaciones, la evaluación es reutilizada; las ventanas de Kali no tienen confirmación independiente de ser ataques; las familias son proxies observables; la evaluación de esta sección corresponde al IF solo y el híbrido se analiza posteriormente; y los resultados no se extrapolan automáticamente a otra red o a IPv6.</w:t>
        </w:r>
      </w:ins>
    </w:p>
    <w:p w14:paraId="72221B92" w14:textId="6F67310C" w:rsidR="00CF7B7D" w:rsidRDefault="006B0E0E" w:rsidP="00CF7B7D">
      <w:pPr>
        <w:spacing w:after="120" w:line="240" w:lineRule="auto"/>
        <w:ind w:firstLine="288"/>
        <w:jc w:val="both"/>
        <w:rPr>
          <w:del w:id="9035" w:author="Claude" w:date="2026-10-23T12:00:00Z"/>
          <w:rFonts w:ascii="Times New Roman" w:eastAsia="Times New Roman" w:hAnsi="Times New Roman" w:cs="Times New Roman"/>
          <w:color w:val="000000" w:themeColor="text1"/>
          <w:lang w:val="es-PE"/>
        </w:rPr>
      </w:pPr>
      <w:del w:id="9034" w:author="Claude" w:date="2026-10-23T12:00:00Z">
        <w:r>
          <w:rPr>
            <w:rFonts w:ascii="Times New Roman" w:eastAsia="Times New Roman" w:hAnsi="Times New Roman" w:cs="Times New Roman"/>
            <w:color w:val="000000" w:themeColor="text1"/>
            <w:lang w:val="es-PE"/>
          </w:rPr>
          <w:delText>sasfas</w:delText>
        </w:r>
      </w:del>
    </w:p>
    <w:p w14:paraId="63BC6CF0" w14:textId="26369932" w:rsidR="00CF7B7D" w:rsidRPr="00CF7B7D" w:rsidRDefault="00CF7B7D" w:rsidP="00CF7B7D">
      <w:pPr>
        <w:spacing w:after="120" w:line="240" w:lineRule="auto"/>
        <w:ind w:firstLine="288"/>
        <w:jc w:val="both"/>
        <w:rPr>
          <w:del w:id="9037" w:author="Claude" w:date="2026-10-23T12:00:00Z"/>
          <w:rFonts w:ascii="Times New Roman" w:eastAsia="Times New Roman" w:hAnsi="Times New Roman" w:cs="Times New Roman"/>
          <w:color w:val="000000" w:themeColor="text1"/>
          <w:lang w:val="es-PE"/>
        </w:rPr>
      </w:pPr>
      <w:del w:id="9036" w:author="Claude" w:date="2026-10-23T12:00:00Z">
        <w:r>
          <w:rPr>
            <w:rFonts w:ascii="Times New Roman" w:eastAsia="Times New Roman" w:hAnsi="Times New Roman" w:cs="Times New Roman"/>
            <w:color w:val="000000" w:themeColor="text1"/>
            <w:lang w:val="es-PE"/>
          </w:rPr>
          <w:delText>asdasd</w:delText>
        </w:r>
      </w:del>
    </w:p>
    <w:p>
      <w:pPr>
        <w:spacing w:after="120" w:line="240" w:lineRule="auto"/>
        <w:jc w:val="both"/>
        <w:rPr>
          <w:ins w:id="9288" w:author="Claude" w:date="2026-10-23T12:00:00Z"/>
          <w:rFonts w:ascii="Times New Roman" w:eastAsia="Times New Roman" w:hAnsi="Times New Roman" w:cs="Times New Roman"/>
          <w:b/>
          <w:bCs/>
          <w:color w:val="000000" w:themeColor="text1"/>
          <w:sz w:val="24"/>
          <w:szCs w:val="24"/>
          <w:lang w:val="es-PE"/>
        </w:rPr>
      </w:pPr>
      <w:ins w:id="9287" w:author="Claude" w:date="2026-10-23T12:00:00Z">
        <w:r>
          <w:rPr>
            <w:rFonts w:ascii="Times New Roman" w:eastAsia="Times New Roman" w:hAnsi="Times New Roman" w:cs="Times New Roman"/>
            <w:b/>
            <w:bCs/>
            <w:color w:val="000000" w:themeColor="text1"/>
            <w:sz w:val="24"/>
            <w:szCs w:val="24"/>
            <w:lang w:val="es-PE"/>
          </w:rPr>
          <w:t xml:space="preserve">5. Conclusiones, limitaciones y trabajo futuro</w:t>
        </w:r>
      </w:ins>
    </w:p>
    <w:p>
      <w:pPr>
        <w:spacing w:after="120" w:line="240" w:lineRule="auto"/>
        <w:ind w:firstLine="288"/>
        <w:jc w:val="both"/>
        <w:rPr>
          <w:ins w:id="9291" w:author="Claude" w:date="2026-10-23T12:00:00Z"/>
          <w:rFonts w:ascii="Times New Roman" w:eastAsia="Times New Roman" w:hAnsi="Times New Roman" w:cs="Times New Roman"/>
          <w:color w:val="000000" w:themeColor="text1"/>
          <w:lang w:val="es-PE"/>
        </w:rPr>
      </w:pPr>
      <w:commentRangeStart w:id="2"/>
      <w:ins w:id="9289" w:author="Claude" w:date="2026-10-23T12:00:00Z">
        <w:r>
          <w:rPr>
            <w:rFonts w:ascii="Times New Roman" w:eastAsia="Times New Roman" w:hAnsi="Times New Roman" w:cs="Times New Roman"/>
            <w:color w:val="000000" w:themeColor="text1"/>
            <w:lang w:val="es-PE"/>
          </w:rPr>
          <w:t xml:space="preserve">Este trabajo presentó CyberFlow, un sistema que integra la detección no supervisada con Isolation Forest, un conjunto de heurísticos y una respuesta graduada aplicada en los hosts protegidos a partir de la observación pasiva del tráfico. En la evaluación del detector, el modelo desplegado identificó 54 de 84 ventanas de ataque con una tasa de falsos positivos de 4,53 %; con una prevalencia tan baja, la precisión operativa depende de cómo se combinen las señales y se gradúe la respuesta.</w:t>
        </w:r>
      </w:ins>
      <w:commentRangeEnd w:id="2"/>
      <w:ins w:id="9290" w:author="Claude" w:date="2026-10-23T12:00:00Z">
        <w:r>
          <w:rPr>
            <w:rStyle w:val="CommentReference"/>
          </w:rPr>
          <w:commentReference w:id="2"/>
        </w:r>
      </w:ins>
    </w:p>
    <w:p>
      <w:pPr>
        <w:spacing w:after="120" w:line="240" w:lineRule="auto"/>
        <w:ind w:firstLine="288"/>
        <w:jc w:val="both"/>
        <w:rPr>
          <w:ins w:id="9293" w:author="Claude" w:date="2026-10-23T12:00:00Z"/>
          <w:rFonts w:ascii="Times New Roman" w:eastAsia="Times New Roman" w:hAnsi="Times New Roman" w:cs="Times New Roman"/>
          <w:color w:val="000000" w:themeColor="text1"/>
          <w:lang w:val="es-PE"/>
        </w:rPr>
      </w:pPr>
      <w:ins w:id="9292" w:author="Claude" w:date="2026-10-23T12:00:00Z">
        <w:r>
          <w:rPr>
            <w:rFonts w:ascii="Times New Roman" w:eastAsia="Times New Roman" w:hAnsi="Times New Roman" w:cs="Times New Roman"/>
            <w:color w:val="000000" w:themeColor="text1"/>
            <w:lang w:val="es-PE"/>
          </w:rPr>
          <w:t xml:space="preserve">El estudio presenta limitaciones que acotan la interpretación de los resultados. El sistema procesa solo tráfico IPv4 y las características de capa L2 no intervienen en la puntuación. La evaluación se realizó en una única red experimental, con perfiles de uso y ataques controlados, por lo que los resultados no se extrapolan automáticamente a otras redes. La evaluación del detector es reutilizada y no constituye un test ciego independiente, y las ventanas del equipo atacante presentes en la validación no cuentan con confirmación independiente de que correspondan a ataques.</w:t>
        </w:r>
      </w:ins>
    </w:p>
    <w:p>
      <w:pPr>
        <w:spacing w:after="120" w:line="240" w:lineRule="auto"/>
        <w:ind w:firstLine="288"/>
        <w:jc w:val="both"/>
        <w:rPr>
          <w:ins w:id="9295" w:author="Claude" w:date="2026-10-23T12:00:00Z"/>
          <w:rFonts w:ascii="Times New Roman" w:eastAsia="Times New Roman" w:hAnsi="Times New Roman" w:cs="Times New Roman"/>
          <w:color w:val="000000" w:themeColor="text1"/>
          <w:lang w:val="es-PE"/>
        </w:rPr>
      </w:pPr>
      <w:ins w:id="9294" w:author="Claude" w:date="2026-10-23T12:00:00Z">
        <w:r>
          <w:rPr>
            <w:rFonts w:ascii="Times New Roman" w:eastAsia="Times New Roman" w:hAnsi="Times New Roman" w:cs="Times New Roman"/>
            <w:color w:val="000000" w:themeColor="text1"/>
            <w:lang w:val="es-PE"/>
          </w:rPr>
          <w:t xml:space="preserve">Como trabajo futuro se plantea incorporar IPv6, lo que requiere construir una nueva línea base y recalibrar el umbral; extender la aplicación de la respuesta a un agente en el router perimetral pfSense, complementario a los agentes de los hosts; y evaluar el sistema con ataques no utilizados durante su desarrollo, sobre un conjunto de prueba reservado.</w:t>
        </w:r>
      </w:ins>
    </w:p>
    <w:p w14:paraId="47B32258" w14:textId="78736E1C" w:rsidR="7176654E" w:rsidRPr="0020229B" w:rsidRDefault="7176654E" w:rsidP="0020229B">
      <w:pPr>
        <w:spacing w:after="120" w:line="240" w:lineRule="auto"/>
        <w:jc w:val="both"/>
        <w:rPr>
          <w:rFonts w:ascii="Times New Roman" w:eastAsia="Times New Roman" w:hAnsi="Times New Roman" w:cs="Times New Roman"/>
          <w:color w:val="000000" w:themeColor="text1"/>
          <w:lang w:val="es-PE"/>
        </w:rPr>
      </w:pPr>
      <w:r>
        <w:rPr>
          <w:rFonts w:ascii="Times New Roman" w:hAnsi="Times New Roman" w:cs="Times New Roman"/>
          <w:b/>
          <w:bCs/>
          <w:sz w:val="24"/>
          <w:szCs w:val="24"/>
        </w:rPr>
        <w:t>Referencias</w:t>
      </w:r>
    </w:p>
    <w:p w14:paraId="364D6C03" w14:textId="60BE3F7E" w:rsidR="7176654E" w:rsidRDefault="7176654E" w:rsidP="01A2AB55">
      <w:pPr>
        <w:spacing w:before="240" w:after="120"/>
        <w:jc w:val="both"/>
      </w:pPr>
      <w:r>
        <w:rPr>
          <w:rFonts w:ascii="Times New Roman" w:eastAsia="Times New Roman" w:hAnsi="Times New Roman" w:cs="Times New Roman"/>
          <w:sz w:val="24"/>
          <w:szCs w:val="24"/>
        </w:rPr>
        <w:t xml:space="preserve">{1} </w:t>
      </w:r>
      <w:hyperlink r:id="rId8">
        <w:r>
          <w:rPr>
            <w:rStyle w:val="Hipervnculo"/>
          </w:rPr>
          <w:t>https://doi.org/10.1002/ett.4150</w:t>
        </w:r>
      </w:hyperlink>
    </w:p>
    <w:p w14:paraId="7F7778FC" w14:textId="481B12CA" w:rsidR="7176654E" w:rsidRDefault="7176654E" w:rsidP="01A2AB55">
      <w:pPr>
        <w:spacing w:before="240" w:after="120"/>
        <w:jc w:val="both"/>
      </w:pPr>
      <w:r>
        <w:rPr>
          <w:rFonts w:ascii="Cambria" w:eastAsia="Cambria" w:hAnsi="Cambria" w:cs="Cambria"/>
        </w:rPr>
        <w:t xml:space="preserve">{2} </w:t>
      </w:r>
      <w:hyperlink r:id="rId9">
        <w:r>
          <w:rPr>
            <w:rStyle w:val="Hipervnculo"/>
          </w:rPr>
          <w:t>https://doi.org/10.22266/ijies2026.0531.16</w:t>
        </w:r>
      </w:hyperlink>
    </w:p>
    <w:p w14:paraId="1EB68EBE" w14:textId="3B949E5A" w:rsidR="7176654E" w:rsidRDefault="7176654E" w:rsidP="01A2AB55">
      <w:pPr>
        <w:spacing w:before="240" w:after="120"/>
        <w:jc w:val="both"/>
      </w:pPr>
      <w:r>
        <w:rPr>
          <w:rFonts w:ascii="Cambria" w:eastAsia="Cambria" w:hAnsi="Cambria" w:cs="Cambria"/>
        </w:rPr>
        <w:t xml:space="preserve">{3} </w:t>
      </w:r>
      <w:hyperlink r:id="rId10" w:history="1">
        <w:r>
          <w:rPr>
            <w:rStyle w:val="Hipervnculo"/>
            <w:rFonts w:ascii="Cambria" w:eastAsia="Cambria" w:hAnsi="Cambria" w:cs="Cambria"/>
          </w:rPr>
          <w:t>https://doi.org/10.1371/journal.pone.0263423</w:t>
        </w:r>
      </w:hyperlink>
    </w:p>
    <w:p w14:paraId="2DD49A25" w14:textId="39C7D6E6" w:rsidR="7176654E" w:rsidRDefault="7176654E" w:rsidP="01A2AB55">
      <w:pPr>
        <w:spacing w:before="240" w:after="120"/>
        <w:jc w:val="both"/>
      </w:pPr>
      <w:r>
        <w:rPr>
          <w:rFonts w:ascii="Cambria" w:eastAsia="Cambria" w:hAnsi="Cambria" w:cs="Cambria"/>
        </w:rPr>
        <w:t xml:space="preserve">{4} </w:t>
      </w:r>
      <w:hyperlink r:id="rId11" w:history="1">
        <w:r>
          <w:rPr>
            <w:rStyle w:val="Hipervnculo"/>
            <w:rFonts w:ascii="Cambria" w:eastAsia="Cambria" w:hAnsi="Cambria" w:cs="Cambria"/>
          </w:rPr>
          <w:t>https://doi.org/10.1002/spy2.70084</w:t>
        </w:r>
      </w:hyperlink>
    </w:p>
    <w:p w14:paraId="1519901B" w14:textId="759A69BD" w:rsidR="7176654E" w:rsidRDefault="7176654E" w:rsidP="01A2AB55">
      <w:pPr>
        <w:spacing w:before="240" w:after="120"/>
        <w:jc w:val="both"/>
      </w:pPr>
      <w:r>
        <w:rPr>
          <w:rFonts w:ascii="Cambria" w:eastAsia="Cambria" w:hAnsi="Cambria" w:cs="Cambria"/>
        </w:rPr>
        <w:t xml:space="preserve">{5} </w:t>
      </w:r>
      <w:hyperlink r:id="rId12" w:history="1">
        <w:r>
          <w:rPr>
            <w:rStyle w:val="Hipervnculo"/>
          </w:rPr>
          <w:t>https://doi.org/10.1007/s44163-025-00578-1</w:t>
        </w:r>
      </w:hyperlink>
    </w:p>
    <w:p w14:paraId="20791867" w14:textId="4D65E52C" w:rsidR="7176654E" w:rsidRDefault="7176654E" w:rsidP="01A2AB55">
      <w:pPr>
        <w:spacing w:before="240" w:after="120"/>
        <w:jc w:val="both"/>
      </w:pPr>
      <w:r>
        <w:rPr>
          <w:rFonts w:ascii="Cambria" w:eastAsia="Cambria" w:hAnsi="Cambria" w:cs="Cambria"/>
        </w:rPr>
        <w:t xml:space="preserve">{6} </w:t>
      </w:r>
      <w:hyperlink r:id="rId13">
        <w:r>
          <w:rPr>
            <w:rStyle w:val="Hipervnculo"/>
          </w:rPr>
          <w:t>https://doi.org/10.1002/cpe.8034</w:t>
        </w:r>
      </w:hyperlink>
    </w:p>
    <w:p w14:paraId="134BA5A9" w14:textId="5E0CA0B2" w:rsidR="7176654E" w:rsidRDefault="7176654E" w:rsidP="01A2AB55">
      <w:pPr>
        <w:spacing w:before="240" w:after="120"/>
        <w:jc w:val="both"/>
      </w:pPr>
      <w:r>
        <w:rPr>
          <w:rFonts w:ascii="Cambria" w:eastAsia="Cambria" w:hAnsi="Cambria" w:cs="Cambria"/>
        </w:rPr>
        <w:t xml:space="preserve">{7} </w:t>
      </w:r>
      <w:hyperlink r:id="rId14">
        <w:r>
          <w:rPr>
            <w:rStyle w:val="Hipervnculo"/>
          </w:rPr>
          <w:t>https://doi.org/10.1016/j.future.2025.108314</w:t>
        </w:r>
      </w:hyperlink>
    </w:p>
    <w:p w14:paraId="2F8F0071" w14:textId="092538C3" w:rsidR="7176654E" w:rsidRDefault="7176654E" w:rsidP="01A2AB55">
      <w:pPr>
        <w:spacing w:before="240" w:after="120"/>
        <w:jc w:val="both"/>
      </w:pPr>
      <w:r>
        <w:rPr>
          <w:rFonts w:ascii="Cambria" w:eastAsia="Cambria" w:hAnsi="Cambria" w:cs="Cambria"/>
        </w:rPr>
        <w:t xml:space="preserve">{8} </w:t>
      </w:r>
      <w:hyperlink r:id="rId15">
        <w:r>
          <w:rPr>
            <w:rStyle w:val="Hipervnculo"/>
          </w:rPr>
          <w:t>https://doi.org/10.11591/eei.v13i4.7143</w:t>
        </w:r>
      </w:hyperlink>
    </w:p>
    <w:p w14:paraId="6085B8D1" w14:textId="2639239B" w:rsidR="7176654E" w:rsidRDefault="7176654E" w:rsidP="01A2AB55">
      <w:pPr>
        <w:spacing w:before="240" w:after="120"/>
      </w:pPr>
      <w:r>
        <w:rPr>
          <w:rFonts w:ascii="Cambria" w:eastAsia="Cambria" w:hAnsi="Cambria" w:cs="Cambria"/>
        </w:rPr>
        <w:t xml:space="preserve">{9} </w:t>
      </w:r>
      <w:hyperlink r:id="rId16">
        <w:r>
          <w:rPr>
            <w:rStyle w:val="Hipervnculo"/>
          </w:rPr>
          <w:t>https://doi.org/10.1109/ACCESS.2024.3393998</w:t>
        </w:r>
      </w:hyperlink>
    </w:p>
    <w:p w14:paraId="34480C1D" w14:textId="58C864E0" w:rsidR="7176654E" w:rsidRDefault="7176654E" w:rsidP="01A2AB55">
      <w:pPr>
        <w:spacing w:before="240" w:after="120"/>
        <w:jc w:val="both"/>
      </w:pPr>
      <w:r>
        <w:rPr>
          <w:rFonts w:ascii="Cambria" w:eastAsia="Cambria" w:hAnsi="Cambria" w:cs="Cambria"/>
        </w:rPr>
        <w:t xml:space="preserve">{10} </w:t>
      </w:r>
      <w:hyperlink r:id="rId17">
        <w:r>
          <w:rPr>
            <w:rStyle w:val="Hipervnculo"/>
          </w:rPr>
          <w:t>https://doi.org/10.3390/electronics14071289</w:t>
        </w:r>
      </w:hyperlink>
    </w:p>
    <w:p w14:paraId="0AFF11BE" w14:textId="3E2895B3" w:rsidR="7176654E" w:rsidRDefault="7176654E" w:rsidP="01A2AB55">
      <w:pPr>
        <w:spacing w:after="120" w:line="240" w:lineRule="auto"/>
      </w:pPr>
      <w:r>
        <w:rPr>
          <w:rFonts w:ascii="Cambria" w:eastAsia="Cambria" w:hAnsi="Cambria" w:cs="Cambria"/>
        </w:rPr>
        <w:t xml:space="preserve">{11} </w:t>
      </w:r>
      <w:hyperlink r:id="rId18">
        <w:r>
          <w:rPr>
            <w:rStyle w:val="Hipervnculo"/>
          </w:rPr>
          <w:t>https://doi.org/10.1007/s44443-026-01098-3</w:t>
        </w:r>
      </w:hyperlink>
    </w:p>
    <w:p w14:paraId="33543791" w14:textId="1CC7F513" w:rsidR="0F4DF763" w:rsidRDefault="0F4DF763" w:rsidP="1B08AB92">
      <w:pPr>
        <w:spacing w:after="120" w:line="240" w:lineRule="auto"/>
        <w:rPr>
          <w:rFonts w:ascii="Cambria" w:eastAsia="Cambria" w:hAnsi="Cambria" w:cs="Cambria"/>
          <w:color w:val="000000" w:themeColor="text1"/>
        </w:rPr>
      </w:pPr>
      <w:r>
        <w:rPr>
          <w:rFonts w:ascii="Cambria" w:eastAsia="Cambria" w:hAnsi="Cambria" w:cs="Cambria"/>
          <w:color w:val="000000" w:themeColor="text1"/>
        </w:rPr>
        <w:t xml:space="preserve">{12} </w:t>
      </w:r>
      <w:hyperlink r:id="rId19">
        <w:r>
          <w:rPr>
            <w:rStyle w:val="Hipervnculo"/>
            <w:rFonts w:ascii="Cambria" w:eastAsia="Cambria" w:hAnsi="Cambria" w:cs="Cambria"/>
          </w:rPr>
          <w:t>https://doi.org/10.22266/ijies2024.0630.18</w:t>
        </w:r>
      </w:hyperlink>
    </w:p>
    <w:p w14:paraId="7BB39D8B" w14:textId="4DA1363B" w:rsidR="00C26D15" w:rsidRDefault="0F4DF763" w:rsidP="1B08AB92">
      <w:pPr>
        <w:spacing w:after="120" w:line="240" w:lineRule="auto"/>
        <w:rPr>
          <w:rFonts w:ascii="Cambria" w:eastAsia="Cambria" w:hAnsi="Cambria" w:cs="Cambria"/>
          <w:color w:val="000000" w:themeColor="text1"/>
        </w:rPr>
      </w:pPr>
      <w:r>
        <w:rPr>
          <w:rFonts w:ascii="Cambria" w:eastAsia="Cambria" w:hAnsi="Cambria" w:cs="Cambria"/>
          <w:color w:val="000000" w:themeColor="text1"/>
        </w:rPr>
        <w:t xml:space="preserve">{13} </w:t>
      </w:r>
      <w:hyperlink r:id="rId20" w:history="1">
        <w:r>
          <w:rPr>
            <w:rStyle w:val="Hipervnculo"/>
            <w:rFonts w:ascii="Cambria" w:eastAsia="Cambria" w:hAnsi="Cambria" w:cs="Cambria"/>
          </w:rPr>
          <w:t>https://doi.org/10.3390/app142411966</w:t>
        </w:r>
      </w:hyperlink>
    </w:p>
    <w:p w14:paraId="39338626" w14:textId="4B742054" w:rsidR="0F4DF763" w:rsidRDefault="0F4DF763" w:rsidP="1B08AB92">
      <w:pPr>
        <w:spacing w:after="12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{14} </w:t>
      </w:r>
      <w:hyperlink r:id="rId21">
        <w:r>
          <w:rPr>
            <w:rStyle w:val="Hipervnculo"/>
            <w:rFonts w:ascii="Times New Roman" w:eastAsia="Times New Roman" w:hAnsi="Times New Roman" w:cs="Times New Roman"/>
          </w:rPr>
          <w:t>https://doi.org/10.3390/electronics12040930</w:t>
        </w:r>
      </w:hyperlink>
    </w:p>
    <w:p w14:paraId="6E382602" w14:textId="2806AAED" w:rsidR="0F4DF763" w:rsidRDefault="0F4DF763" w:rsidP="1B08AB92">
      <w:pPr>
        <w:spacing w:after="12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{15} </w:t>
      </w:r>
      <w:hyperlink r:id="rId22" w:history="1">
        <w:r>
          <w:rPr>
            <w:rStyle w:val="Hipervnculo"/>
          </w:rPr>
          <w:t>https://doi.org/10.3390/sym15030568</w:t>
        </w:r>
      </w:hyperlink>
    </w:p>
    <w:p w14:paraId="08E1CF85" w14:textId="51459BE3" w:rsidR="0F4DF763" w:rsidRDefault="0F4DF763" w:rsidP="1B08AB92">
      <w:pPr>
        <w:spacing w:after="120" w:line="240" w:lineRule="auto"/>
      </w:pPr>
      <w:r>
        <w:rPr>
          <w:rFonts w:ascii="Times New Roman" w:eastAsia="Times New Roman" w:hAnsi="Times New Roman" w:cs="Times New Roman"/>
          <w:color w:val="000000" w:themeColor="text1"/>
        </w:rPr>
        <w:t xml:space="preserve">{16} </w:t>
      </w:r>
      <w:r>
        <w:rPr>
          <w:rFonts w:ascii="Cambria" w:eastAsia="Cambria" w:hAnsi="Cambria" w:cs="Cambria"/>
          <w:color w:val="000000" w:themeColor="text1"/>
          <w:lang w:val="es-PE"/>
        </w:rPr>
        <w:t xml:space="preserve"> </w:t>
      </w:r>
      <w:hyperlink r:id="rId23" w:history="1">
        <w:r>
          <w:rPr>
            <w:rStyle w:val="Hipervnculo"/>
          </w:rPr>
          <w:t>https://doi.org/10.1007/s10207-024-00961-6</w:t>
        </w:r>
      </w:hyperlink>
    </w:p>
    <w:p w14:paraId="5889109E" w14:textId="139A6B37" w:rsidR="0F4DF763" w:rsidRDefault="0F4DF763" w:rsidP="1B08AB92">
      <w:pPr>
        <w:spacing w:after="120" w:line="240" w:lineRule="auto"/>
        <w:rPr>
          <w:rFonts w:ascii="Cambria" w:eastAsia="Cambria" w:hAnsi="Cambria" w:cs="Cambria"/>
          <w:color w:val="000000" w:themeColor="text1"/>
        </w:rPr>
      </w:pPr>
      <w:r>
        <w:rPr>
          <w:rFonts w:ascii="Cambria" w:eastAsia="Cambria" w:hAnsi="Cambria" w:cs="Cambria"/>
          <w:color w:val="000000" w:themeColor="text1"/>
          <w:lang w:val="es-PE"/>
        </w:rPr>
        <w:t xml:space="preserve">{17} </w:t>
      </w:r>
      <w:hyperlink r:id="rId24">
        <w:r>
          <w:rPr>
            <w:rStyle w:val="Hipervnculo"/>
            <w:rFonts w:ascii="Cambria" w:eastAsia="Cambria" w:hAnsi="Cambria" w:cs="Cambria"/>
          </w:rPr>
          <w:t>https://doi.org/10.1007/s44196-024-00644-z</w:t>
        </w:r>
      </w:hyperlink>
    </w:p>
    <w:p w14:paraId="0BA56B87" w14:textId="1085D70A" w:rsidR="0F4DF763" w:rsidRDefault="0F4DF763" w:rsidP="1B08AB92">
      <w:pPr>
        <w:spacing w:after="120" w:line="240" w:lineRule="auto"/>
        <w:rPr>
          <w:rFonts w:ascii="Cambria" w:eastAsia="Cambria" w:hAnsi="Cambria" w:cs="Cambria"/>
          <w:color w:val="000000" w:themeColor="text1"/>
        </w:rPr>
      </w:pPr>
      <w:r>
        <w:rPr>
          <w:rFonts w:ascii="Cambria" w:eastAsia="Cambria" w:hAnsi="Cambria" w:cs="Cambria"/>
          <w:color w:val="000000" w:themeColor="text1"/>
        </w:rPr>
        <w:t xml:space="preserve">{18} </w:t>
      </w:r>
      <w:hyperlink r:id="rId25">
        <w:r>
          <w:rPr>
            <w:rStyle w:val="Hipervnculo"/>
            <w:rFonts w:ascii="Cambria" w:eastAsia="Cambria" w:hAnsi="Cambria" w:cs="Cambria"/>
          </w:rPr>
          <w:t>https://doi.org/10.3390/electronics9060923</w:t>
        </w:r>
      </w:hyperlink>
    </w:p>
    <w:p w14:paraId="0671FC51" w14:textId="6FC13839" w:rsidR="0F4DF763" w:rsidRDefault="0F4DF763" w:rsidP="1B08AB92">
      <w:pPr>
        <w:spacing w:after="120" w:line="240" w:lineRule="auto"/>
        <w:rPr>
          <w:rFonts w:ascii="Cambria" w:eastAsia="Cambria" w:hAnsi="Cambria" w:cs="Cambria"/>
          <w:color w:val="000000" w:themeColor="text1"/>
        </w:rPr>
      </w:pPr>
      <w:r>
        <w:rPr>
          <w:rFonts w:ascii="Cambria" w:eastAsia="Cambria" w:hAnsi="Cambria" w:cs="Cambria"/>
          <w:color w:val="000000" w:themeColor="text1"/>
        </w:rPr>
        <w:t xml:space="preserve">{19} </w:t>
      </w:r>
      <w:hyperlink r:id="rId26">
        <w:r>
          <w:rPr>
            <w:rStyle w:val="Hipervnculo"/>
            <w:rFonts w:ascii="Cambria" w:eastAsia="Cambria" w:hAnsi="Cambria" w:cs="Cambria"/>
          </w:rPr>
          <w:t>https://doi.org/10.1007/s10207-024-00921-0</w:t>
        </w:r>
      </w:hyperlink>
    </w:p>
    <w:p w14:paraId="4C00053D" w14:textId="1A1D4A16" w:rsidR="0F4DF763" w:rsidRDefault="0F4DF763" w:rsidP="1B08AB92">
      <w:pPr>
        <w:spacing w:after="120" w:line="240" w:lineRule="auto"/>
        <w:rPr>
          <w:rFonts w:ascii="Cambria" w:eastAsia="Cambria" w:hAnsi="Cambria" w:cs="Cambria"/>
          <w:color w:val="000000" w:themeColor="text1"/>
        </w:rPr>
      </w:pPr>
      <w:r>
        <w:rPr>
          <w:rFonts w:ascii="Cambria" w:eastAsia="Cambria" w:hAnsi="Cambria" w:cs="Cambria"/>
          <w:color w:val="000000" w:themeColor="text1"/>
        </w:rPr>
        <w:t xml:space="preserve">{20} </w:t>
      </w:r>
      <w:hyperlink r:id="rId27">
        <w:r>
          <w:rPr>
            <w:rStyle w:val="Hipervnculo"/>
            <w:rFonts w:ascii="Cambria" w:eastAsia="Cambria" w:hAnsi="Cambria" w:cs="Cambria"/>
          </w:rPr>
          <w:t>https://doi.org/10.1007/s10207-025-01012-4</w:t>
        </w:r>
      </w:hyperlink>
    </w:p>
    <w:p w14:paraId="76154543" w14:textId="7BBB4D3B" w:rsidR="0F4DF763" w:rsidRDefault="0F4DF763" w:rsidP="1B08AB92">
      <w:pPr>
        <w:spacing w:after="120" w:line="240" w:lineRule="auto"/>
        <w:rPr>
          <w:rFonts w:ascii="Cambria" w:eastAsia="Cambria" w:hAnsi="Cambria" w:cs="Cambria"/>
          <w:color w:val="000000" w:themeColor="text1"/>
        </w:rPr>
      </w:pPr>
      <w:r>
        <w:rPr>
          <w:rFonts w:ascii="Cambria" w:eastAsia="Cambria" w:hAnsi="Cambria" w:cs="Cambria"/>
          <w:color w:val="000000" w:themeColor="text1"/>
        </w:rPr>
        <w:t xml:space="preserve">{21} </w:t>
      </w:r>
      <w:hyperlink r:id="rId28">
        <w:r>
          <w:rPr>
            <w:rStyle w:val="Hipervnculo"/>
            <w:rFonts w:ascii="Cambria" w:eastAsia="Cambria" w:hAnsi="Cambria" w:cs="Cambria"/>
          </w:rPr>
          <w:t>https://doi.org/10.1186/s42400-025-00514-x</w:t>
        </w:r>
      </w:hyperlink>
    </w:p>
    <w:p w14:paraId="446C9737" w14:textId="19307FC1" w:rsidR="0F4DF763" w:rsidRDefault="0F4DF763" w:rsidP="1B08AB92">
      <w:pPr>
        <w:spacing w:after="120" w:line="240" w:lineRule="auto"/>
        <w:rPr>
          <w:rFonts w:ascii="Cambria" w:eastAsia="Cambria" w:hAnsi="Cambria" w:cs="Cambria"/>
          <w:color w:val="000000" w:themeColor="text1"/>
        </w:rPr>
      </w:pPr>
      <w:r>
        <w:rPr>
          <w:rFonts w:ascii="Cambria" w:eastAsia="Cambria" w:hAnsi="Cambria" w:cs="Cambria"/>
          <w:color w:val="000000" w:themeColor="text1"/>
        </w:rPr>
        <w:t xml:space="preserve">{22} </w:t>
      </w:r>
      <w:hyperlink r:id="rId29">
        <w:r>
          <w:rPr>
            <w:rStyle w:val="Hipervnculo"/>
            <w:rFonts w:ascii="Cambria" w:eastAsia="Cambria" w:hAnsi="Cambria" w:cs="Cambria"/>
          </w:rPr>
          <w:t>https://doi.org/10.1007/s43926-026-00372-0</w:t>
        </w:r>
      </w:hyperlink>
    </w:p>
    <w:p w14:paraId="3D73271F" w14:textId="5313E9DE" w:rsidR="0F4DF763" w:rsidRDefault="0F4DF763" w:rsidP="1B08AB92">
      <w:pPr>
        <w:spacing w:after="120" w:line="240" w:lineRule="auto"/>
        <w:rPr>
          <w:rFonts w:ascii="Cambria" w:eastAsia="Cambria" w:hAnsi="Cambria" w:cs="Cambria"/>
          <w:color w:val="000000" w:themeColor="text1"/>
        </w:rPr>
      </w:pPr>
      <w:r>
        <w:rPr>
          <w:rFonts w:ascii="Cambria" w:eastAsia="Cambria" w:hAnsi="Cambria" w:cs="Cambria"/>
          <w:color w:val="000000" w:themeColor="text1"/>
        </w:rPr>
        <w:t xml:space="preserve">{23} </w:t>
      </w:r>
      <w:hyperlink r:id="rId30">
        <w:r>
          <w:rPr>
            <w:rStyle w:val="Hipervnculo"/>
            <w:rFonts w:ascii="Cambria" w:eastAsia="Cambria" w:hAnsi="Cambria" w:cs="Cambria"/>
          </w:rPr>
          <w:t>https://doi.org/10.1007/s44443-026-00635-4</w:t>
        </w:r>
      </w:hyperlink>
    </w:p>
    <w:p w14:paraId="788E2C68" w14:textId="67AB36D2" w:rsidR="0F4DF763" w:rsidRDefault="0F4DF763" w:rsidP="1B08AB92">
      <w:pPr>
        <w:spacing w:after="120" w:line="240" w:lineRule="auto"/>
        <w:rPr>
          <w:rFonts w:ascii="Cambria" w:eastAsia="Cambria" w:hAnsi="Cambria" w:cs="Cambria"/>
          <w:color w:val="000000" w:themeColor="text1"/>
        </w:rPr>
      </w:pPr>
      <w:r>
        <w:rPr>
          <w:rFonts w:ascii="Cambria" w:eastAsia="Cambria" w:hAnsi="Cambria" w:cs="Cambria"/>
          <w:color w:val="000000" w:themeColor="text1"/>
        </w:rPr>
        <w:t xml:space="preserve">{24} </w:t>
      </w:r>
      <w:hyperlink r:id="rId31">
        <w:r>
          <w:rPr>
            <w:rStyle w:val="Hipervnculo"/>
            <w:rFonts w:ascii="Cambria" w:eastAsia="Cambria" w:hAnsi="Cambria" w:cs="Cambria"/>
          </w:rPr>
          <w:t>https://doi.org/10.1007/s10664-025-10766-3</w:t>
        </w:r>
      </w:hyperlink>
    </w:p>
    <w:p w14:paraId="45581B66" w14:textId="174D0C19" w:rsidR="0F4DF763" w:rsidRDefault="0F4DF763" w:rsidP="1B08AB92">
      <w:pPr>
        <w:spacing w:after="120" w:line="240" w:lineRule="auto"/>
      </w:pPr>
      <w:r>
        <w:rPr>
          <w:rFonts w:ascii="Cambria" w:eastAsia="Cambria" w:hAnsi="Cambria" w:cs="Cambria"/>
          <w:color w:val="000000" w:themeColor="text1"/>
        </w:rPr>
        <w:t xml:space="preserve">{25} </w:t>
      </w:r>
      <w:hyperlink r:id="rId32">
        <w:r>
          <w:rPr>
            <w:rStyle w:val="Hipervnculo"/>
            <w:rFonts w:ascii="Cambria" w:eastAsia="Cambria" w:hAnsi="Cambria" w:cs="Cambria"/>
          </w:rPr>
          <w:t>https://doi.org/10.1007/s44354-026-00020-7</w:t>
        </w:r>
      </w:hyperlink>
    </w:p>
    <w:p>
      <w:pPr>
        <w:spacing w:after="120" w:line="240" w:lineRule="auto"/>
        <w:rPr>
          <w:ins w:id="9298" w:author="Claude" w:date="2026-10-23T12:00:00Z"/>
          <w:rFonts w:ascii="Cambria" w:eastAsia="Cambria" w:hAnsi="Cambria" w:cs="Cambria"/>
          <w:color w:val="000000" w:themeColor="text1"/>
        </w:rPr>
      </w:pPr>
      <w:commentRangeStart w:id="3"/>
      <w:ins w:id="9296" w:author="Claude" w:date="2026-10-23T12:00:00Z">
        <w:r>
          <w:rPr>
            <w:rFonts w:ascii="Cambria" w:eastAsia="Cambria" w:hAnsi="Cambria" w:cs="Cambria"/>
            <w:color w:val="000000" w:themeColor="text1"/>
          </w:rPr>
          <w:t xml:space="preserve">{26} https://doi.org/10.1109/ICDM.2008.17</w:t>
        </w:r>
      </w:ins>
      <w:commentRangeEnd w:id="3"/>
      <w:ins w:id="9297" w:author="Claude" w:date="2026-10-23T12:00:00Z">
        <w:r>
          <w:rPr>
            <w:rStyle w:val="CommentReference"/>
          </w:rPr>
          <w:commentReference w:id="3"/>
        </w:r>
      </w:ins>
    </w:p>
    <w:p>
      <w:pPr>
        <w:spacing w:after="120" w:line="240" w:lineRule="auto"/>
        <w:rPr>
          <w:ins w:id="9300" w:author="Claude" w:date="2026-10-23T12:00:00Z"/>
          <w:rFonts w:ascii="Cambria" w:eastAsia="Cambria" w:hAnsi="Cambria" w:cs="Cambria"/>
          <w:color w:val="000000" w:themeColor="text1"/>
        </w:rPr>
      </w:pPr>
      <w:ins w:id="9299" w:author="Claude" w:date="2026-10-23T12:00:00Z">
        <w:r>
          <w:rPr>
            <w:rFonts w:ascii="Cambria" w:eastAsia="Cambria" w:hAnsi="Cambria" w:cs="Cambria"/>
            <w:color w:val="000000" w:themeColor="text1"/>
          </w:rPr>
          <w:t xml:space="preserve">{27} https://doi.org/10.1145/2133360.2133363</w:t>
        </w:r>
      </w:ins>
    </w:p>
    <w:p>
      <w:pPr>
        <w:spacing w:after="120" w:line="240" w:lineRule="auto"/>
        <w:rPr>
          <w:ins w:id="9302" w:author="Claude" w:date="2026-10-23T12:00:00Z"/>
          <w:rFonts w:ascii="Cambria" w:eastAsia="Cambria" w:hAnsi="Cambria" w:cs="Cambria"/>
          <w:color w:val="000000" w:themeColor="text1"/>
        </w:rPr>
      </w:pPr>
      <w:ins w:id="9301" w:author="Claude" w:date="2026-10-23T12:00:00Z">
        <w:r>
          <w:rPr>
            <w:rFonts w:ascii="Cambria" w:eastAsia="Cambria" w:hAnsi="Cambria" w:cs="Cambria"/>
            <w:color w:val="000000" w:themeColor="text1"/>
          </w:rPr>
          <w:t xml:space="preserve">{28} https://doi.org/10.1145/1541880.1541882</w:t>
        </w:r>
      </w:ins>
    </w:p>
    <w:p w14:paraId="7AEDAF8B" w14:textId="77777777" w:rsidR="00B76EF5" w:rsidRDefault="00EB148E">
      <w:pPr>
        <w:spacing w:before="240" w:after="120" w:line="240" w:lineRule="auto"/>
      </w:pPr>
      <w:r>
        <w:rPr>
          <w:rFonts w:ascii="Times New Roman" w:hAnsi="Times New Roman" w:cs="Times New Roman"/>
          <w:b/>
          <w:sz w:val="24"/>
        </w:rPr>
        <w:t>Referencias</w:t>
      </w:r>
    </w:p>
    <w:p w14:paraId="0B746348" w14:textId="77777777" w:rsidR="00B76EF5" w:rsidRDefault="00EB148E">
      <w:pPr>
        <w:spacing w:after="60"/>
        <w:ind w:left="360" w:hanging="360"/>
        <w:jc w:val="both"/>
      </w:pPr>
      <w:r>
        <w:rPr>
          <w:rFonts w:ascii="Times New Roman" w:hAnsi="Times New Roman"/>
          <w:sz w:val="20"/>
        </w:rPr>
        <w:t>[1]  Z. Ahmad, et al., «Network intrusion detection system: A systematic study of machine learning and deep learning approaches», Transactions on Emerging Telecommunications Technologies, Vol. 32, No. 1, 2021, doi: 10.1002/ett.4150.</w:t>
      </w:r>
    </w:p>
    <w:p w14:paraId="0B117755" w14:textId="77777777" w:rsidR="00B76EF5" w:rsidRDefault="00EB148E">
      <w:pPr>
        <w:spacing w:after="60"/>
        <w:ind w:left="360" w:hanging="360"/>
        <w:jc w:val="both"/>
      </w:pPr>
      <w:r>
        <w:rPr>
          <w:rFonts w:ascii="Times New Roman" w:hAnsi="Times New Roman"/>
          <w:sz w:val="20"/>
        </w:rPr>
        <w:t>[2]  E. F. Agyemang, «Anomaly detection using unsupervised machine learning algorithms: A simulation study», Scientific African, 2024, doi: 10.1016/j.sciaf.2024.e02386.</w:t>
      </w:r>
    </w:p>
    <w:p w14:paraId="381BB7DE" w14:textId="77777777" w:rsidR="00B76EF5" w:rsidRDefault="00EB148E">
      <w:pPr>
        <w:spacing w:after="60"/>
        <w:ind w:left="360" w:hanging="360"/>
        <w:jc w:val="both"/>
      </w:pPr>
      <w:r>
        <w:rPr>
          <w:rFonts w:ascii="Times New Roman" w:hAnsi="Times New Roman"/>
          <w:sz w:val="20"/>
        </w:rPr>
        <w:t>[3]  M. K. Islam, et al., «Network anomaly detection using LightGBM: A gradient boosting classifier», In: Proc. of the 30th International Telecommunication Networks and Applications Conference, 2020, doi: 10.1109/ITNAC50341.2020.9315049.</w:t>
      </w:r>
    </w:p>
    <w:p w14:paraId="1A699E23" w14:textId="77777777" w:rsidR="00B76EF5" w:rsidRDefault="00EB148E">
      <w:pPr>
        <w:spacing w:after="60"/>
        <w:ind w:left="360" w:hanging="360"/>
        <w:jc w:val="both"/>
      </w:pPr>
      <w:r>
        <w:rPr>
          <w:rFonts w:ascii="Times New Roman" w:hAnsi="Times New Roman"/>
          <w:sz w:val="20"/>
        </w:rPr>
        <w:t>[4]  S. Ness, et al., «Anomaly detection in network traffic using advanced machine learning techniques», IEEE Access, 2025, doi: 10.1109/ACCESS.2025.3526988.</w:t>
      </w:r>
    </w:p>
    <w:p w14:paraId="60E45A10" w14:textId="77777777" w:rsidR="00B76EF5" w:rsidRDefault="00EB148E">
      <w:pPr>
        <w:spacing w:after="60"/>
        <w:ind w:left="360" w:hanging="360"/>
        <w:jc w:val="both"/>
      </w:pPr>
      <w:r>
        <w:rPr>
          <w:rFonts w:ascii="Times New Roman" w:hAnsi="Times New Roman"/>
          <w:sz w:val="20"/>
        </w:rPr>
        <w:t>[5]  R. Rabih, et al., «Highly accurate anomaly based intrusion detection through integration of the local outlier factor and convolutional neural network», Scientific Reports, Vol. 15, 2025, doi: 10.1038/s41598-025-08175-z.</w:t>
      </w:r>
    </w:p>
    <w:p w14:paraId="335FFE3E" w14:textId="77777777" w:rsidR="00B76EF5" w:rsidRDefault="00EB148E">
      <w:pPr>
        <w:spacing w:after="60"/>
        <w:ind w:left="360" w:hanging="360"/>
        <w:jc w:val="both"/>
      </w:pPr>
      <w:r>
        <w:rPr>
          <w:rFonts w:ascii="Times New Roman" w:hAnsi="Times New Roman"/>
          <w:sz w:val="20"/>
        </w:rPr>
        <w:t xml:space="preserve">[6]  K. Luong, et al., «ConceptUML: Multiphase unsupervised threat detection via latent concept learning, hidden Markov models and topic modelling», Journal of Information Security and </w:t>
        <w:lastRenderedPageBreak/>
        <w:t>Applications, 2025, doi: 10.1016/j.jisa.2025.104160.</w:t>
      </w:r>
    </w:p>
    <w:p w14:paraId="04A94F9E" w14:textId="77777777" w:rsidR="00B76EF5" w:rsidRDefault="00EB148E">
      <w:pPr>
        <w:spacing w:after="60"/>
        <w:ind w:left="360" w:hanging="360"/>
        <w:jc w:val="both"/>
      </w:pPr>
      <w:r>
        <w:rPr>
          <w:rFonts w:ascii="Times New Roman" w:hAnsi="Times New Roman"/>
          <w:sz w:val="20"/>
        </w:rPr>
        <w:t>[7]  L. Santos, et al., «A flow-based intrusion detection framework for internet of things networks», Cluster Computing, 2021, doi: 10.1007/s10586-021-03238-y.</w:t>
      </w:r>
    </w:p>
    <w:p w14:paraId="6E6011A0" w14:textId="77777777" w:rsidR="00B76EF5" w:rsidRDefault="00EB148E">
      <w:pPr>
        <w:spacing w:after="60"/>
        <w:ind w:left="360" w:hanging="360"/>
        <w:jc w:val="both"/>
      </w:pPr>
      <w:r>
        <w:rPr>
          <w:rFonts w:ascii="Times New Roman" w:hAnsi="Times New Roman"/>
          <w:sz w:val="20"/>
        </w:rPr>
        <w:t>[8]  A. A. Abdullah y D. B. Abdullah, «A unified framework for real-time intrusion detection and mitigation using Apache Spark», Journal of Wireless Mobile Networks, Ubiquitous Computing and Dependable Applications, 2025, doi: 10.58346/JOWUA.2025.I4.037.</w:t>
      </w:r>
    </w:p>
    <w:p w14:paraId="76910DEC" w14:textId="77777777" w:rsidR="00B76EF5" w:rsidRDefault="00EB148E">
      <w:pPr>
        <w:spacing w:after="60"/>
        <w:ind w:left="360" w:hanging="360"/>
        <w:jc w:val="both"/>
      </w:pPr>
      <w:r>
        <w:rPr>
          <w:rFonts w:ascii="Times New Roman" w:hAnsi="Times New Roman"/>
          <w:sz w:val="20"/>
        </w:rPr>
        <w:t>[9]  S. Dash y J. M. Acken, «Intrusion detection latency: the neglected metric», Cybersecurity, Vol. 9, 2026, doi: 10.1186/s42400-026-00574-7.</w:t>
      </w:r>
    </w:p>
    <w:p w14:paraId="35D01F08" w14:textId="77777777" w:rsidR="00B76EF5" w:rsidRDefault="00EB148E">
      <w:pPr>
        <w:spacing w:after="60"/>
        <w:ind w:left="360" w:hanging="360"/>
        <w:jc w:val="both"/>
      </w:pPr>
      <w:r>
        <w:rPr>
          <w:rFonts w:ascii="Times New Roman" w:hAnsi="Times New Roman"/>
          <w:sz w:val="20"/>
        </w:rPr>
        <w:t>[10]  F. Zwayed, et al., «An efficient intrusion detection systems in fog computing using forward selection and BiLSTM», Bulletin of Electrical Engineering and Informatics, Vol. 13, No. 4, 2024, doi: 10.11591/eei.v13i4.7143.</w:t>
      </w:r>
    </w:p>
    <w:p w14:paraId="0C4338F8" w14:textId="713B2D05" w:rsidR="00B76EF5" w:rsidRDefault="00EB148E">
      <w:pPr>
        <w:spacing w:after="60"/>
        <w:ind w:left="360" w:hanging="360"/>
        <w:jc w:val="both"/>
      </w:pPr>
      <w:r>
        <w:rPr>
          <w:rFonts w:ascii="Times New Roman" w:hAnsi="Times New Roman"/>
          <w:sz w:val="20"/>
        </w:rPr>
        <w:t>[11]  A. Aljammal, et al., «Anomaly intrusion detection using machine learning - IG-R based on NSL-KDDdataset», Bulletin of Electrical Engineering and Informatics, Vol. 13, No. 6, 2024, doi: 10.11591/eei.v13i6.7308.</w:t>
      </w:r>
    </w:p>
    <w:p w14:paraId="09ED4B61" w14:textId="77777777" w:rsidR="00B76EF5" w:rsidRDefault="00EB148E">
      <w:pPr>
        <w:spacing w:after="60"/>
        <w:ind w:left="360" w:hanging="360"/>
        <w:jc w:val="both"/>
      </w:pPr>
      <w:r>
        <w:rPr>
          <w:rFonts w:ascii="Times New Roman" w:hAnsi="Times New Roman"/>
          <w:sz w:val="20"/>
        </w:rPr>
        <w:t>[12]  G. Rapate, et al., «Hybrid AI-driven anomaly detection and sequential attack classification for securing IoT networks», Bulletin of Electrical Engineering and Informatics, Vol. 15, No. 1, 2026, doi: 10.11591/eei.v15i1.11048.</w:t>
      </w:r>
    </w:p>
    <w:p w14:paraId="6F716E13" w14:textId="77777777" w:rsidR="00B76EF5" w:rsidRDefault="00EB148E">
      <w:pPr>
        <w:spacing w:after="60"/>
        <w:ind w:left="360" w:hanging="360"/>
        <w:jc w:val="both"/>
      </w:pPr>
      <w:r>
        <w:rPr>
          <w:rFonts w:ascii="Times New Roman" w:hAnsi="Times New Roman"/>
          <w:sz w:val="20"/>
        </w:rPr>
        <w:t>[13]  N. Alassaf, et al., «Detecting anomalies in MQTT/MQTT-SN traffic using intelligent learning models», Bulletin of Electrical Engineering and Informatics, Vol. 15, No. 3, 2026, doi: 10.11591/eei.v15i3.11889.</w:t>
      </w:r>
    </w:p>
    <w:p w14:paraId="6D98C4B0" w14:textId="77777777" w:rsidR="00B76EF5" w:rsidRDefault="00EB148E">
      <w:pPr>
        <w:spacing w:after="60"/>
        <w:ind w:left="360" w:hanging="360"/>
        <w:jc w:val="both"/>
      </w:pPr>
      <w:r>
        <w:rPr>
          <w:rFonts w:ascii="Times New Roman" w:hAnsi="Times New Roman"/>
          <w:sz w:val="20"/>
        </w:rPr>
        <w:t>[14]  W. H. M. Kurdi, et al., «Efficient two-stage intrusion detection system based on hybrid feature selection techniques and machine learning classifiers», International Journal of Intelligent Engineering and Systems, Vol. 18, No. 3, 2025, doi: 10.22266/ijies2025.0430.16.</w:t>
      </w:r>
    </w:p>
    <w:p w14:paraId="18BE8276" w14:textId="77777777" w:rsidR="00B76EF5" w:rsidRDefault="00EB148E">
      <w:pPr>
        <w:spacing w:after="60"/>
        <w:ind w:left="360" w:hanging="360"/>
        <w:jc w:val="both"/>
      </w:pPr>
      <w:r>
        <w:rPr>
          <w:rFonts w:ascii="Times New Roman" w:hAnsi="Times New Roman"/>
          <w:sz w:val="20"/>
        </w:rPr>
        <w:t>[15]  M. B. Mortatha y D. A. Abdulah, «Hybrid WOA-boosting and GNN framework for multi-protocol IoT intrusion detection and attack classification using the CICIoMT-2024 dataset», International Journal of Intelligent Engineering and Systems, Vol. 19, No. 6, 2026, doi: 10.22266/ijies2026.0630.25.</w:t>
      </w:r>
    </w:p>
    <w:p w14:paraId="4452C6E6" w14:textId="77777777" w:rsidR="00B76EF5" w:rsidRDefault="00EB148E">
      <w:pPr>
        <w:spacing w:after="60"/>
        <w:ind w:left="360" w:hanging="360"/>
        <w:jc w:val="both"/>
      </w:pPr>
      <w:r>
        <w:rPr>
          <w:rFonts w:ascii="Times New Roman" w:hAnsi="Times New Roman"/>
          <w:sz w:val="20"/>
        </w:rPr>
        <w:t xml:space="preserve">[16]  T. Shivakumara, et al., «Efficient intrusion detection with DL-Protect+: Balancing accuracy, interpretability, and resource efficiency», International Journal of Intelligent Engineering and Systems, Vol. 19, No. 3, 2026, doi: 10.22266/ijies2026.0331.01.</w:t>
      </w:r>
    </w:p>
    <w:p w14:paraId="36A54A7C" w14:textId="77777777" w:rsidR="00B76EF5" w:rsidRDefault="00EB148E">
      <w:pPr>
        <w:spacing w:after="60"/>
        <w:ind w:left="360" w:hanging="360"/>
        <w:jc w:val="both"/>
      </w:pPr>
      <w:r>
        <w:rPr>
          <w:rFonts w:ascii="Times New Roman" w:hAnsi="Times New Roman"/>
          <w:sz w:val="20"/>
        </w:rPr>
        <w:t>[17]  S. Abdulwahab, et al., «Real-time malware prevention using gradient boosted decision trees on the EMBER 2024 dataset: A static analysis approach», International Journal of Intelligent Engineering and Systems, Vol. 19, No. 6, 2026, doi: 10.22266/ijies2026.0630.40.</w:t>
      </w:r>
    </w:p>
    <w:p>
      <w:pPr>
        <w:spacing w:after="60"/>
        <w:ind w:left="360" w:hanging="360"/>
        <w:jc w:val="both"/>
        <w:rPr>
          <w:ins w:id="9304" w:author="Claude" w:date="2026-10-23T12:00:00Z"/>
          <w:rFonts w:ascii="Times New Roman" w:hAnsi="Times New Roman"/>
          <w:sz w:val="20"/>
        </w:rPr>
      </w:pPr>
      <w:ins w:id="9303" w:author="Claude" w:date="2026-10-23T12:00:00Z">
        <w:r>
          <w:rPr>
            <w:rFonts w:ascii="Times New Roman" w:hAnsi="Times New Roman"/>
            <w:sz w:val="20"/>
          </w:rPr>
          <w:t xml:space="preserve">[26]  F. T. Liu, K. M. Ting y Z.-H. Zhou, «Isolation Forest», en Proc. 8th IEEE International Conference on Data Mining (ICDM), 2008, pp. 413–422, doi: 10.1109/ICDM.2008.17.</w:t>
        </w:r>
      </w:ins>
    </w:p>
    <w:p>
      <w:pPr>
        <w:spacing w:after="60"/>
        <w:ind w:left="360" w:hanging="360"/>
        <w:jc w:val="both"/>
        <w:rPr>
          <w:ins w:id="9306" w:author="Claude" w:date="2026-10-23T12:00:00Z"/>
          <w:rFonts w:ascii="Times New Roman" w:hAnsi="Times New Roman"/>
          <w:sz w:val="20"/>
        </w:rPr>
      </w:pPr>
      <w:ins w:id="9305" w:author="Claude" w:date="2026-10-23T12:00:00Z">
        <w:r>
          <w:rPr>
            <w:rFonts w:ascii="Times New Roman" w:hAnsi="Times New Roman"/>
            <w:sz w:val="20"/>
          </w:rPr>
          <w:t xml:space="preserve">[27]  F. T. Liu, K. M. Ting y Z.-H. Zhou, «Isolation-based anomaly detection», ACM Transactions on Knowledge Discovery from Data, Vol. 6, No. 1, 2012, doi: 10.1145/2133360.2133363.</w:t>
        </w:r>
      </w:ins>
    </w:p>
    <w:p>
      <w:pPr>
        <w:spacing w:after="60"/>
        <w:ind w:left="360" w:hanging="360"/>
        <w:jc w:val="both"/>
        <w:rPr>
          <w:ins w:id="9308" w:author="Claude" w:date="2026-10-23T12:00:00Z"/>
          <w:rFonts w:ascii="Times New Roman" w:hAnsi="Times New Roman"/>
          <w:sz w:val="20"/>
        </w:rPr>
      </w:pPr>
      <w:ins w:id="9307" w:author="Claude" w:date="2026-10-23T12:00:00Z">
        <w:r>
          <w:rPr>
            <w:rFonts w:ascii="Times New Roman" w:hAnsi="Times New Roman"/>
            <w:sz w:val="20"/>
          </w:rPr>
          <w:t xml:space="preserve">[28]  V. Chandola, A. Banerjee y V. Kumar, «Anomaly detection: A survey», ACM Computing Surveys, Vol. 41, No. 3, 2009, doi: 10.1145/1541880.1541882.</w:t>
        </w:r>
      </w:ins>
    </w:p>
    <w:sectPr w:rsidR="00B76EF5" w:rsidSect="00C31410">
      <w:type w:val="continuous"/>
      <w:pgSz w:w="11909" w:h="16834"/>
      <w:pgMar w:top="1440" w:right="1080" w:bottom="1440" w:left="1080" w:header="720" w:footer="720" w:gutter="0"/>
      <w:cols w:num="2" w:space="709"/>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23T22:44:34Z" w:initials="CL">
    <w:p w14:paraId="683AD744" w14:textId="77777777">
      <w:r>
        <w:rPr>
          <w:rStyle w:val="CommentReference"/>
        </w:rPr>
        <w:annotationRef/>
      </w:r>
      <w:r>
        <w:rPr>
          <w:color w:val="000000"/>
          <w:sz w:val="20"/>
          <w:szCs w:val="20"/>
        </w:rPr>
        <w:t xml:space="preserve">Resumen reescrito solo con resultados ya verificados (4.1). Completar con 4.2–4.4 (aporte de heurísticos, comparación con Suricata y latencias) cuando esas secciones estén cerradas.</w:t>
      </w:r>
    </w:p>
  </w:comment>
  <w:comment w:id="1" w:author="Claude" w:date="2026-10-23T22:44:35Z" w:initials="CL">
    <w:p w14:paraId="35FFF66C" w14:textId="77777777">
      <w:r>
        <w:rPr>
          <w:rStyle w:val="CommentReference"/>
        </w:rPr>
        <w:annotationRef/>
      </w:r>
      <w:r>
        <w:rPr>
          <w:color w:val="000000"/>
          <w:sz w:val="20"/>
          <w:szCs w:val="20"/>
        </w:rPr>
        <w:t xml:space="preserve">Dato vigente: 41,4 s (observación N3). La serie completa t0–t5 queda pendiente de la campaña final; actualizar la Tabla 10 de 4.4 y, si algún instante no se registra, reportarlo como «no medido».</w:t>
      </w:r>
    </w:p>
  </w:comment>
  <w:comment w:id="2" w:author="Claude" w:date="2026-10-23T22:44:35Z" w:initials="CL">
    <w:p w14:paraId="7B052B7B" w14:textId="77777777">
      <w:r>
        <w:rPr>
          <w:rStyle w:val="CommentReference"/>
        </w:rPr>
        <w:annotationRef/>
      </w:r>
      <w:r>
        <w:rPr>
          <w:color w:val="000000"/>
          <w:sz w:val="20"/>
          <w:szCs w:val="20"/>
        </w:rPr>
        <w:t xml:space="preserve">Borrador de conclusiones con lo verificado en 4.1. Completar con 4.2–4.4 antes del envío.</w:t>
      </w:r>
    </w:p>
  </w:comment>
  <w:comment w:id="3" w:author="Claude" w:date="2026-10-23T22:44:35Z" w:initials="CL">
    <w:p w14:paraId="7F9C8DC9" w14:textId="77777777">
      <w:r>
        <w:rPr>
          <w:rStyle w:val="CommentReference"/>
        </w:rPr>
        <w:annotationRef/>
      </w:r>
      <w:r>
        <w:rPr>
          <w:color w:val="000000"/>
          <w:sz w:val="20"/>
          <w:szCs w:val="20"/>
        </w:rPr>
        <w:t xml:space="preserve">Se añaden {26}–{28} (Liu 2008, Liu 2012, Chandola 2009), citadas en 3.3.5. Ojo: la lista con formato ([1]–[17]) no coincide con la numeración {1}–{25} que usa el texto; conviene unificarla antes del envío.</w:t>
      </w:r>
    </w:p>
  </w:comment>
  <w:comment w:id="4" w:author="Claude" w:date="2026-10-23T22:44:36Z" w:initials="CL">
    <w:p w14:paraId="0EBFA77D" w14:textId="77777777">
      <w:r>
        <w:rPr>
          <w:rStyle w:val="CommentReference"/>
        </w:rPr>
        <w:annotationRef/>
      </w:r>
      <w:r>
        <w:rPr>
          <w:color w:val="000000"/>
          <w:sz w:val="20"/>
          <w:szCs w:val="20"/>
        </w:rPr>
        <w:t xml:space="preserve">Títulos alternativos superados por el título acordado (Isolation Forest + respuesta graduada). Se sugiere borrar estas dos líneas.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3AD744" w15:done="0"/>
  <w15:commentEx w15:paraId="35FFF66C" w15:done="0"/>
  <w15:commentEx w15:paraId="7B052B7B" w15:done="0"/>
  <w15:commentEx w15:paraId="7F9C8DC9" w15:done="0"/>
  <w15:commentEx w15:paraId="0EBFA7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B082DB8" w16cex:dateUtc="2026-10-23T22:44:34Z"/>
  <w16cex:commentExtensible w16cex:durableId="4F1EF6B8" w16cex:dateUtc="2026-10-23T22:44:35Z"/>
  <w16cex:commentExtensible w16cex:durableId="1DF05143" w16cex:dateUtc="2026-10-23T22:44:35Z"/>
  <w16cex:commentExtensible w16cex:durableId="33BEE7D8" w16cex:dateUtc="2026-10-23T22:44:35Z"/>
  <w16cex:commentExtensible w16cex:durableId="321A7ACD" w16cex:dateUtc="2026-10-23T22:44:3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3AD744" w16cid:durableId="6B082DB8"/>
  <w16cid:commentId w16cid:paraId="35FFF66C" w16cid:durableId="4F1EF6B8"/>
  <w16cid:commentId w16cid:paraId="7B052B7B" w16cid:durableId="1DF05143"/>
  <w16cid:commentId w16cid:paraId="7F9C8DC9" w16cid:durableId="33BEE7D8"/>
  <w16cid:commentId w16cid:paraId="0EBFA77D" w16cid:durableId="321A7A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78169" w14:textId="77777777" w:rsidR="00596A26" w:rsidRDefault="00596A26" w:rsidP="00694FF4">
      <w:pPr>
        <w:spacing w:after="0" w:line="240" w:lineRule="auto"/>
      </w:pPr>
      <w:r>
        <w:separator/>
      </w:r>
    </w:p>
  </w:endnote>
  <w:endnote w:type="continuationSeparator" w:id="0">
    <w:p w14:paraId="6C42A509" w14:textId="77777777" w:rsidR="00596A26" w:rsidRDefault="00596A26" w:rsidP="00694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1330A" w14:textId="77777777" w:rsidR="00596A26" w:rsidRDefault="00596A26" w:rsidP="00694FF4">
      <w:pPr>
        <w:spacing w:after="0" w:line="240" w:lineRule="auto"/>
      </w:pPr>
      <w:r>
        <w:separator/>
      </w:r>
    </w:p>
  </w:footnote>
  <w:footnote w:type="continuationSeparator" w:id="0">
    <w:p w14:paraId="2324A98F" w14:textId="77777777" w:rsidR="00596A26" w:rsidRDefault="00596A26" w:rsidP="00694F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75771817">
    <w:abstractNumId w:val="8"/>
  </w:num>
  <w:num w:numId="2" w16cid:durableId="1699702161">
    <w:abstractNumId w:val="6"/>
  </w:num>
  <w:num w:numId="3" w16cid:durableId="562520181">
    <w:abstractNumId w:val="5"/>
  </w:num>
  <w:num w:numId="4" w16cid:durableId="1990088211">
    <w:abstractNumId w:val="4"/>
  </w:num>
  <w:num w:numId="5" w16cid:durableId="783354197">
    <w:abstractNumId w:val="7"/>
  </w:num>
  <w:num w:numId="6" w16cid:durableId="493376389">
    <w:abstractNumId w:val="3"/>
  </w:num>
  <w:num w:numId="7" w16cid:durableId="1204709791">
    <w:abstractNumId w:val="2"/>
  </w:num>
  <w:num w:numId="8" w16cid:durableId="328682613">
    <w:abstractNumId w:val="1"/>
  </w:num>
  <w:num w:numId="9" w16cid:durableId="1501307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8E"/>
    <w:rsid w:val="000031D8"/>
    <w:rsid w:val="00015848"/>
    <w:rsid w:val="00025C99"/>
    <w:rsid w:val="0002621B"/>
    <w:rsid w:val="00034616"/>
    <w:rsid w:val="000358AF"/>
    <w:rsid w:val="000359BB"/>
    <w:rsid w:val="0006063C"/>
    <w:rsid w:val="00064596"/>
    <w:rsid w:val="00065C0D"/>
    <w:rsid w:val="00075A7A"/>
    <w:rsid w:val="000807A2"/>
    <w:rsid w:val="000815CE"/>
    <w:rsid w:val="00082556"/>
    <w:rsid w:val="00082B23"/>
    <w:rsid w:val="00084438"/>
    <w:rsid w:val="0009588E"/>
    <w:rsid w:val="000A1751"/>
    <w:rsid w:val="000A6E7C"/>
    <w:rsid w:val="000B019F"/>
    <w:rsid w:val="000B3041"/>
    <w:rsid w:val="000B6018"/>
    <w:rsid w:val="000C04C4"/>
    <w:rsid w:val="000C44BB"/>
    <w:rsid w:val="000E0A66"/>
    <w:rsid w:val="000E23ED"/>
    <w:rsid w:val="000E680A"/>
    <w:rsid w:val="000F4F7A"/>
    <w:rsid w:val="001110F5"/>
    <w:rsid w:val="00112549"/>
    <w:rsid w:val="00114325"/>
    <w:rsid w:val="0011434C"/>
    <w:rsid w:val="00116947"/>
    <w:rsid w:val="001348D8"/>
    <w:rsid w:val="001361F4"/>
    <w:rsid w:val="0013636C"/>
    <w:rsid w:val="0013668F"/>
    <w:rsid w:val="00140DCA"/>
    <w:rsid w:val="00144744"/>
    <w:rsid w:val="001476BE"/>
    <w:rsid w:val="0015074B"/>
    <w:rsid w:val="001516A5"/>
    <w:rsid w:val="00151D23"/>
    <w:rsid w:val="001538B1"/>
    <w:rsid w:val="00161953"/>
    <w:rsid w:val="00164AA5"/>
    <w:rsid w:val="0016714F"/>
    <w:rsid w:val="00171B23"/>
    <w:rsid w:val="00172255"/>
    <w:rsid w:val="00172AE2"/>
    <w:rsid w:val="00174AF8"/>
    <w:rsid w:val="00181521"/>
    <w:rsid w:val="00182F25"/>
    <w:rsid w:val="001856EB"/>
    <w:rsid w:val="00186BA1"/>
    <w:rsid w:val="001A3B6C"/>
    <w:rsid w:val="001A7FA3"/>
    <w:rsid w:val="001B77BF"/>
    <w:rsid w:val="001C120A"/>
    <w:rsid w:val="001C154D"/>
    <w:rsid w:val="001C2CE7"/>
    <w:rsid w:val="001C4D5C"/>
    <w:rsid w:val="001C5A77"/>
    <w:rsid w:val="001C7419"/>
    <w:rsid w:val="001C74A7"/>
    <w:rsid w:val="001D1941"/>
    <w:rsid w:val="001F17A2"/>
    <w:rsid w:val="001F1865"/>
    <w:rsid w:val="0020229B"/>
    <w:rsid w:val="00210B78"/>
    <w:rsid w:val="00212679"/>
    <w:rsid w:val="0022545A"/>
    <w:rsid w:val="002307A8"/>
    <w:rsid w:val="00242D17"/>
    <w:rsid w:val="00244B96"/>
    <w:rsid w:val="00244F3A"/>
    <w:rsid w:val="002503BD"/>
    <w:rsid w:val="00252B56"/>
    <w:rsid w:val="00255C8F"/>
    <w:rsid w:val="00263940"/>
    <w:rsid w:val="00264370"/>
    <w:rsid w:val="0027082A"/>
    <w:rsid w:val="002726ED"/>
    <w:rsid w:val="00292688"/>
    <w:rsid w:val="0029351A"/>
    <w:rsid w:val="0029476F"/>
    <w:rsid w:val="0029639D"/>
    <w:rsid w:val="00296676"/>
    <w:rsid w:val="00297ADA"/>
    <w:rsid w:val="002A3090"/>
    <w:rsid w:val="002A38D2"/>
    <w:rsid w:val="002A4B3E"/>
    <w:rsid w:val="002A5C6B"/>
    <w:rsid w:val="002B0EC9"/>
    <w:rsid w:val="002B3BD2"/>
    <w:rsid w:val="002B435B"/>
    <w:rsid w:val="002B6907"/>
    <w:rsid w:val="002C6D29"/>
    <w:rsid w:val="002C7825"/>
    <w:rsid w:val="002C7AD4"/>
    <w:rsid w:val="002D1CEC"/>
    <w:rsid w:val="002D38C8"/>
    <w:rsid w:val="002D5F37"/>
    <w:rsid w:val="002D7B12"/>
    <w:rsid w:val="002F34EE"/>
    <w:rsid w:val="002F54EF"/>
    <w:rsid w:val="002F6955"/>
    <w:rsid w:val="002F6995"/>
    <w:rsid w:val="002F7FB9"/>
    <w:rsid w:val="00301977"/>
    <w:rsid w:val="00302B24"/>
    <w:rsid w:val="00305454"/>
    <w:rsid w:val="0031304B"/>
    <w:rsid w:val="00314A00"/>
    <w:rsid w:val="00325D31"/>
    <w:rsid w:val="00325F24"/>
    <w:rsid w:val="00326F90"/>
    <w:rsid w:val="00331E57"/>
    <w:rsid w:val="00334797"/>
    <w:rsid w:val="00335186"/>
    <w:rsid w:val="003357F2"/>
    <w:rsid w:val="003368D3"/>
    <w:rsid w:val="0034143E"/>
    <w:rsid w:val="00343954"/>
    <w:rsid w:val="0034680F"/>
    <w:rsid w:val="00346B66"/>
    <w:rsid w:val="00350D7E"/>
    <w:rsid w:val="0035393A"/>
    <w:rsid w:val="00362212"/>
    <w:rsid w:val="00364B85"/>
    <w:rsid w:val="00364C40"/>
    <w:rsid w:val="00370FAB"/>
    <w:rsid w:val="003725F9"/>
    <w:rsid w:val="0038201A"/>
    <w:rsid w:val="00395132"/>
    <w:rsid w:val="003A09B4"/>
    <w:rsid w:val="003A1C82"/>
    <w:rsid w:val="003A5066"/>
    <w:rsid w:val="003A5F30"/>
    <w:rsid w:val="003A6E9B"/>
    <w:rsid w:val="003A7E90"/>
    <w:rsid w:val="003B59FE"/>
    <w:rsid w:val="003B7511"/>
    <w:rsid w:val="003B7BC2"/>
    <w:rsid w:val="003C0690"/>
    <w:rsid w:val="003C1434"/>
    <w:rsid w:val="003C4CCC"/>
    <w:rsid w:val="003D03C6"/>
    <w:rsid w:val="003D6CF6"/>
    <w:rsid w:val="003D731D"/>
    <w:rsid w:val="003E48E3"/>
    <w:rsid w:val="003E5174"/>
    <w:rsid w:val="003F733F"/>
    <w:rsid w:val="00400931"/>
    <w:rsid w:val="00400D32"/>
    <w:rsid w:val="00401EBE"/>
    <w:rsid w:val="004027DB"/>
    <w:rsid w:val="00406D4B"/>
    <w:rsid w:val="004077B3"/>
    <w:rsid w:val="004105F8"/>
    <w:rsid w:val="00410912"/>
    <w:rsid w:val="00412151"/>
    <w:rsid w:val="00420B7C"/>
    <w:rsid w:val="00434E1A"/>
    <w:rsid w:val="00440A4E"/>
    <w:rsid w:val="00441E80"/>
    <w:rsid w:val="00452160"/>
    <w:rsid w:val="00457443"/>
    <w:rsid w:val="00457EDD"/>
    <w:rsid w:val="004624D0"/>
    <w:rsid w:val="0046348A"/>
    <w:rsid w:val="00467E76"/>
    <w:rsid w:val="00471C69"/>
    <w:rsid w:val="004727FF"/>
    <w:rsid w:val="00473D86"/>
    <w:rsid w:val="00475E0B"/>
    <w:rsid w:val="00480E21"/>
    <w:rsid w:val="00481116"/>
    <w:rsid w:val="004821D5"/>
    <w:rsid w:val="00485445"/>
    <w:rsid w:val="00485D96"/>
    <w:rsid w:val="0049101E"/>
    <w:rsid w:val="004A2C29"/>
    <w:rsid w:val="004B0524"/>
    <w:rsid w:val="004B4598"/>
    <w:rsid w:val="004B6E65"/>
    <w:rsid w:val="004C46EA"/>
    <w:rsid w:val="004C6092"/>
    <w:rsid w:val="004D1317"/>
    <w:rsid w:val="004D5F34"/>
    <w:rsid w:val="004E0F7E"/>
    <w:rsid w:val="004E7F88"/>
    <w:rsid w:val="004F6613"/>
    <w:rsid w:val="00522D10"/>
    <w:rsid w:val="005251C1"/>
    <w:rsid w:val="005260A4"/>
    <w:rsid w:val="005307A3"/>
    <w:rsid w:val="005364A5"/>
    <w:rsid w:val="00536E53"/>
    <w:rsid w:val="00556F3A"/>
    <w:rsid w:val="00584ACA"/>
    <w:rsid w:val="00587ADC"/>
    <w:rsid w:val="00590894"/>
    <w:rsid w:val="005915CB"/>
    <w:rsid w:val="00596A26"/>
    <w:rsid w:val="00596C1D"/>
    <w:rsid w:val="005A1BB8"/>
    <w:rsid w:val="005A40A3"/>
    <w:rsid w:val="005B4987"/>
    <w:rsid w:val="005B6FE7"/>
    <w:rsid w:val="005C536F"/>
    <w:rsid w:val="005C605F"/>
    <w:rsid w:val="005D376F"/>
    <w:rsid w:val="005D3C32"/>
    <w:rsid w:val="005E1DCD"/>
    <w:rsid w:val="005E1F4C"/>
    <w:rsid w:val="005E2FF1"/>
    <w:rsid w:val="006017CA"/>
    <w:rsid w:val="0060382F"/>
    <w:rsid w:val="00604769"/>
    <w:rsid w:val="0060504F"/>
    <w:rsid w:val="00621DC7"/>
    <w:rsid w:val="006231B1"/>
    <w:rsid w:val="006306A3"/>
    <w:rsid w:val="0063534A"/>
    <w:rsid w:val="00635B6E"/>
    <w:rsid w:val="006503C6"/>
    <w:rsid w:val="00651D8A"/>
    <w:rsid w:val="00654A2C"/>
    <w:rsid w:val="006558EB"/>
    <w:rsid w:val="00665940"/>
    <w:rsid w:val="00680777"/>
    <w:rsid w:val="00684BF7"/>
    <w:rsid w:val="00694FF4"/>
    <w:rsid w:val="006A049F"/>
    <w:rsid w:val="006A6B13"/>
    <w:rsid w:val="006B032A"/>
    <w:rsid w:val="006B0E0E"/>
    <w:rsid w:val="006C40FF"/>
    <w:rsid w:val="006D242A"/>
    <w:rsid w:val="006D3F4C"/>
    <w:rsid w:val="006F3417"/>
    <w:rsid w:val="007075A0"/>
    <w:rsid w:val="0071018A"/>
    <w:rsid w:val="00711259"/>
    <w:rsid w:val="00713A6B"/>
    <w:rsid w:val="00716A71"/>
    <w:rsid w:val="00735512"/>
    <w:rsid w:val="00741597"/>
    <w:rsid w:val="00741F6C"/>
    <w:rsid w:val="00752146"/>
    <w:rsid w:val="00754C95"/>
    <w:rsid w:val="00756748"/>
    <w:rsid w:val="0076095D"/>
    <w:rsid w:val="00773389"/>
    <w:rsid w:val="00773CB6"/>
    <w:rsid w:val="00783BA8"/>
    <w:rsid w:val="0079128A"/>
    <w:rsid w:val="007A3AC3"/>
    <w:rsid w:val="007B1234"/>
    <w:rsid w:val="007B5A85"/>
    <w:rsid w:val="007C294D"/>
    <w:rsid w:val="007C716A"/>
    <w:rsid w:val="007D605F"/>
    <w:rsid w:val="007E05D7"/>
    <w:rsid w:val="007E4C09"/>
    <w:rsid w:val="007F2FD5"/>
    <w:rsid w:val="008241BC"/>
    <w:rsid w:val="00824D34"/>
    <w:rsid w:val="00831E32"/>
    <w:rsid w:val="008334FD"/>
    <w:rsid w:val="008362C6"/>
    <w:rsid w:val="00854E2A"/>
    <w:rsid w:val="0085795F"/>
    <w:rsid w:val="008644DD"/>
    <w:rsid w:val="0086729E"/>
    <w:rsid w:val="008726E3"/>
    <w:rsid w:val="00872F88"/>
    <w:rsid w:val="00874656"/>
    <w:rsid w:val="00877279"/>
    <w:rsid w:val="00885F68"/>
    <w:rsid w:val="008929D7"/>
    <w:rsid w:val="008A25D8"/>
    <w:rsid w:val="008A3550"/>
    <w:rsid w:val="008A488B"/>
    <w:rsid w:val="008B0C62"/>
    <w:rsid w:val="008C3805"/>
    <w:rsid w:val="008D2B43"/>
    <w:rsid w:val="008E402B"/>
    <w:rsid w:val="008E4A78"/>
    <w:rsid w:val="008E4E3D"/>
    <w:rsid w:val="008E7639"/>
    <w:rsid w:val="008F0634"/>
    <w:rsid w:val="008F2162"/>
    <w:rsid w:val="008F555B"/>
    <w:rsid w:val="008F5D22"/>
    <w:rsid w:val="0090200E"/>
    <w:rsid w:val="009030F4"/>
    <w:rsid w:val="00903A0B"/>
    <w:rsid w:val="00903A71"/>
    <w:rsid w:val="0091232F"/>
    <w:rsid w:val="00921595"/>
    <w:rsid w:val="00921EA5"/>
    <w:rsid w:val="00922505"/>
    <w:rsid w:val="0093191E"/>
    <w:rsid w:val="00936B46"/>
    <w:rsid w:val="00937D97"/>
    <w:rsid w:val="00941C5E"/>
    <w:rsid w:val="009475F3"/>
    <w:rsid w:val="009567D8"/>
    <w:rsid w:val="00960A80"/>
    <w:rsid w:val="0096263E"/>
    <w:rsid w:val="00965031"/>
    <w:rsid w:val="00973AD8"/>
    <w:rsid w:val="00980ADD"/>
    <w:rsid w:val="009810E8"/>
    <w:rsid w:val="00987DED"/>
    <w:rsid w:val="00993625"/>
    <w:rsid w:val="009974D8"/>
    <w:rsid w:val="009A1442"/>
    <w:rsid w:val="009A3FB1"/>
    <w:rsid w:val="009A5CDF"/>
    <w:rsid w:val="009B357E"/>
    <w:rsid w:val="009D069C"/>
    <w:rsid w:val="009D5F7A"/>
    <w:rsid w:val="009D64E6"/>
    <w:rsid w:val="009D71A0"/>
    <w:rsid w:val="009E0D5F"/>
    <w:rsid w:val="009E6AEA"/>
    <w:rsid w:val="009F0C15"/>
    <w:rsid w:val="009F10F2"/>
    <w:rsid w:val="009F1F94"/>
    <w:rsid w:val="00A004D8"/>
    <w:rsid w:val="00A0393E"/>
    <w:rsid w:val="00A04E6B"/>
    <w:rsid w:val="00A22628"/>
    <w:rsid w:val="00A25C2F"/>
    <w:rsid w:val="00A3381B"/>
    <w:rsid w:val="00A33B72"/>
    <w:rsid w:val="00A35F1A"/>
    <w:rsid w:val="00A37BB2"/>
    <w:rsid w:val="00A40B39"/>
    <w:rsid w:val="00A4777F"/>
    <w:rsid w:val="00A546CA"/>
    <w:rsid w:val="00A618E3"/>
    <w:rsid w:val="00A61D44"/>
    <w:rsid w:val="00A63F18"/>
    <w:rsid w:val="00A66006"/>
    <w:rsid w:val="00A8558F"/>
    <w:rsid w:val="00A87B49"/>
    <w:rsid w:val="00A93A84"/>
    <w:rsid w:val="00A963BA"/>
    <w:rsid w:val="00A967FE"/>
    <w:rsid w:val="00A976EF"/>
    <w:rsid w:val="00AA0319"/>
    <w:rsid w:val="00AA1D8D"/>
    <w:rsid w:val="00AA2274"/>
    <w:rsid w:val="00AA26C2"/>
    <w:rsid w:val="00AA37F9"/>
    <w:rsid w:val="00AA7F8F"/>
    <w:rsid w:val="00AC3411"/>
    <w:rsid w:val="00AC469B"/>
    <w:rsid w:val="00AC511A"/>
    <w:rsid w:val="00AD422C"/>
    <w:rsid w:val="00AD703F"/>
    <w:rsid w:val="00AD7DC4"/>
    <w:rsid w:val="00AE7FA4"/>
    <w:rsid w:val="00B13675"/>
    <w:rsid w:val="00B13CC0"/>
    <w:rsid w:val="00B23451"/>
    <w:rsid w:val="00B239E1"/>
    <w:rsid w:val="00B32FF4"/>
    <w:rsid w:val="00B34D24"/>
    <w:rsid w:val="00B4041F"/>
    <w:rsid w:val="00B42375"/>
    <w:rsid w:val="00B4418E"/>
    <w:rsid w:val="00B47730"/>
    <w:rsid w:val="00B525E8"/>
    <w:rsid w:val="00B52C00"/>
    <w:rsid w:val="00B565A5"/>
    <w:rsid w:val="00B57106"/>
    <w:rsid w:val="00B67E58"/>
    <w:rsid w:val="00B706E7"/>
    <w:rsid w:val="00B71B56"/>
    <w:rsid w:val="00B76EF5"/>
    <w:rsid w:val="00B85630"/>
    <w:rsid w:val="00B8736A"/>
    <w:rsid w:val="00B947EC"/>
    <w:rsid w:val="00BA2825"/>
    <w:rsid w:val="00BA6A39"/>
    <w:rsid w:val="00BB09A9"/>
    <w:rsid w:val="00BB54BD"/>
    <w:rsid w:val="00BC3835"/>
    <w:rsid w:val="00BD7E40"/>
    <w:rsid w:val="00BE2ED1"/>
    <w:rsid w:val="00BE3714"/>
    <w:rsid w:val="00BE749B"/>
    <w:rsid w:val="00BF576E"/>
    <w:rsid w:val="00BF7F51"/>
    <w:rsid w:val="00C00501"/>
    <w:rsid w:val="00C04DAB"/>
    <w:rsid w:val="00C065A8"/>
    <w:rsid w:val="00C1119D"/>
    <w:rsid w:val="00C17B12"/>
    <w:rsid w:val="00C24069"/>
    <w:rsid w:val="00C25B88"/>
    <w:rsid w:val="00C26D15"/>
    <w:rsid w:val="00C31410"/>
    <w:rsid w:val="00C315AE"/>
    <w:rsid w:val="00C43FFD"/>
    <w:rsid w:val="00C57610"/>
    <w:rsid w:val="00C868DF"/>
    <w:rsid w:val="00C90D7B"/>
    <w:rsid w:val="00CA0BE3"/>
    <w:rsid w:val="00CA1ABF"/>
    <w:rsid w:val="00CA3245"/>
    <w:rsid w:val="00CB0664"/>
    <w:rsid w:val="00CC2152"/>
    <w:rsid w:val="00CC3E98"/>
    <w:rsid w:val="00CC7131"/>
    <w:rsid w:val="00CD2A99"/>
    <w:rsid w:val="00CD623B"/>
    <w:rsid w:val="00CE0293"/>
    <w:rsid w:val="00CE0B5F"/>
    <w:rsid w:val="00CE3702"/>
    <w:rsid w:val="00CE79FF"/>
    <w:rsid w:val="00CF3C12"/>
    <w:rsid w:val="00CF7B7D"/>
    <w:rsid w:val="00D05457"/>
    <w:rsid w:val="00D236A4"/>
    <w:rsid w:val="00D24292"/>
    <w:rsid w:val="00D244CD"/>
    <w:rsid w:val="00D330E5"/>
    <w:rsid w:val="00D35295"/>
    <w:rsid w:val="00D4424D"/>
    <w:rsid w:val="00D46401"/>
    <w:rsid w:val="00D5173B"/>
    <w:rsid w:val="00D5174D"/>
    <w:rsid w:val="00D523EA"/>
    <w:rsid w:val="00D6011A"/>
    <w:rsid w:val="00D62266"/>
    <w:rsid w:val="00D634F1"/>
    <w:rsid w:val="00D66FAF"/>
    <w:rsid w:val="00D80D87"/>
    <w:rsid w:val="00D82418"/>
    <w:rsid w:val="00D94351"/>
    <w:rsid w:val="00D95E40"/>
    <w:rsid w:val="00DA2F46"/>
    <w:rsid w:val="00DA345A"/>
    <w:rsid w:val="00DA67F1"/>
    <w:rsid w:val="00DC70F6"/>
    <w:rsid w:val="00DC789F"/>
    <w:rsid w:val="00DD44FC"/>
    <w:rsid w:val="00DD57E9"/>
    <w:rsid w:val="00DE14F0"/>
    <w:rsid w:val="00DE426E"/>
    <w:rsid w:val="00DE67FE"/>
    <w:rsid w:val="00DF52D3"/>
    <w:rsid w:val="00DF54BE"/>
    <w:rsid w:val="00DF6C15"/>
    <w:rsid w:val="00E00A6A"/>
    <w:rsid w:val="00E07CB7"/>
    <w:rsid w:val="00E120DE"/>
    <w:rsid w:val="00E16F0B"/>
    <w:rsid w:val="00E22B85"/>
    <w:rsid w:val="00E311DB"/>
    <w:rsid w:val="00E31397"/>
    <w:rsid w:val="00E37155"/>
    <w:rsid w:val="00E51756"/>
    <w:rsid w:val="00E51ED7"/>
    <w:rsid w:val="00E5271F"/>
    <w:rsid w:val="00E53E6E"/>
    <w:rsid w:val="00E6307E"/>
    <w:rsid w:val="00E677E4"/>
    <w:rsid w:val="00E713C8"/>
    <w:rsid w:val="00E73A7F"/>
    <w:rsid w:val="00E8211B"/>
    <w:rsid w:val="00E83D02"/>
    <w:rsid w:val="00E91CDD"/>
    <w:rsid w:val="00E97B73"/>
    <w:rsid w:val="00EA1EB9"/>
    <w:rsid w:val="00EB148E"/>
    <w:rsid w:val="00EB4785"/>
    <w:rsid w:val="00EB4BE3"/>
    <w:rsid w:val="00EC4E4A"/>
    <w:rsid w:val="00EC6945"/>
    <w:rsid w:val="00EC73D3"/>
    <w:rsid w:val="00EE19A0"/>
    <w:rsid w:val="00EE2329"/>
    <w:rsid w:val="00EE58AA"/>
    <w:rsid w:val="00EE7B22"/>
    <w:rsid w:val="00EF278A"/>
    <w:rsid w:val="00EF2D28"/>
    <w:rsid w:val="00EF7117"/>
    <w:rsid w:val="00F00587"/>
    <w:rsid w:val="00F04436"/>
    <w:rsid w:val="00F164CE"/>
    <w:rsid w:val="00F16BD5"/>
    <w:rsid w:val="00F24CF2"/>
    <w:rsid w:val="00F30045"/>
    <w:rsid w:val="00F36347"/>
    <w:rsid w:val="00F4347B"/>
    <w:rsid w:val="00F554D6"/>
    <w:rsid w:val="00F6172E"/>
    <w:rsid w:val="00F61746"/>
    <w:rsid w:val="00F6296D"/>
    <w:rsid w:val="00F62EA5"/>
    <w:rsid w:val="00F654C8"/>
    <w:rsid w:val="00F66D7C"/>
    <w:rsid w:val="00F86A7C"/>
    <w:rsid w:val="00F90A5C"/>
    <w:rsid w:val="00F90E04"/>
    <w:rsid w:val="00F94049"/>
    <w:rsid w:val="00F9771D"/>
    <w:rsid w:val="00FA1D46"/>
    <w:rsid w:val="00FA3734"/>
    <w:rsid w:val="00FB72EF"/>
    <w:rsid w:val="00FB743B"/>
    <w:rsid w:val="00FB77CC"/>
    <w:rsid w:val="00FC1E3F"/>
    <w:rsid w:val="00FC28CA"/>
    <w:rsid w:val="00FC3B89"/>
    <w:rsid w:val="00FC413B"/>
    <w:rsid w:val="00FC64A8"/>
    <w:rsid w:val="00FC693F"/>
    <w:rsid w:val="00FD4481"/>
    <w:rsid w:val="00FE12A7"/>
    <w:rsid w:val="00FE2056"/>
    <w:rsid w:val="00FE31E0"/>
    <w:rsid w:val="00FE3725"/>
    <w:rsid w:val="00FF7659"/>
    <w:rsid w:val="00FF7E5D"/>
    <w:rsid w:val="01A2AB55"/>
    <w:rsid w:val="05FA9191"/>
    <w:rsid w:val="0F4DF763"/>
    <w:rsid w:val="13E63B53"/>
    <w:rsid w:val="16B20A91"/>
    <w:rsid w:val="1B08AB92"/>
    <w:rsid w:val="1B39B848"/>
    <w:rsid w:val="251A4758"/>
    <w:rsid w:val="2CC7BF27"/>
    <w:rsid w:val="2D1A1E38"/>
    <w:rsid w:val="30056895"/>
    <w:rsid w:val="3A82FB47"/>
    <w:rsid w:val="44E3E673"/>
    <w:rsid w:val="4867088D"/>
    <w:rsid w:val="49FF5C12"/>
    <w:rsid w:val="4DA7FF7A"/>
    <w:rsid w:val="4DB03E66"/>
    <w:rsid w:val="4E78C7A4"/>
    <w:rsid w:val="57F85AFC"/>
    <w:rsid w:val="5C773DA7"/>
    <w:rsid w:val="6607C866"/>
    <w:rsid w:val="66D00C02"/>
    <w:rsid w:val="67B35588"/>
    <w:rsid w:val="6BC8B002"/>
    <w:rsid w:val="6C754AE8"/>
    <w:rsid w:val="7176654E"/>
    <w:rsid w:val="71AC9A38"/>
    <w:rsid w:val="74A7C917"/>
    <w:rsid w:val="7B9EEC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9863337-11D3-45D4-8F17-B63809026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B7D"/>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link w:val="Encabezado"/>
    <w:uiPriority w:val="99"/>
    <w:rsid w:val="01A2AB55"/>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link w:val="Piedepgina"/>
    <w:uiPriority w:val="99"/>
    <w:rsid w:val="01A2AB55"/>
  </w:style>
  <w:style w:type="paragraph" w:styleId="Sinespaciado">
    <w:name w:val="No Spacing"/>
    <w:uiPriority w:val="1"/>
    <w:qFormat/>
    <w:rsid w:val="00FC693F"/>
    <w:pPr>
      <w:spacing w:after="0" w:line="240" w:lineRule="auto"/>
    </w:pPr>
  </w:style>
  <w:style w:type="character" w:customStyle="1" w:styleId="Ttulo1Car">
    <w:name w:val="Título 1 Car"/>
    <w:link w:val="Ttulo1"/>
    <w:uiPriority w:val="9"/>
    <w:rsid w:val="01A2AB55"/>
    <w:rPr>
      <w:rFonts w:asciiTheme="majorHAnsi" w:eastAsiaTheme="majorEastAsia" w:hAnsiTheme="majorHAnsi" w:cstheme="majorBidi"/>
      <w:b/>
      <w:bCs/>
      <w:color w:val="365F91" w:themeColor="accent1" w:themeShade="BF"/>
      <w:sz w:val="28"/>
      <w:szCs w:val="28"/>
    </w:rPr>
  </w:style>
  <w:style w:type="character" w:customStyle="1" w:styleId="Ttulo2Car">
    <w:name w:val="Título 2 Car"/>
    <w:link w:val="Ttulo2"/>
    <w:uiPriority w:val="9"/>
    <w:rsid w:val="01A2AB55"/>
    <w:rPr>
      <w:rFonts w:asciiTheme="majorHAnsi" w:eastAsiaTheme="majorEastAsia" w:hAnsiTheme="majorHAnsi" w:cstheme="majorBidi"/>
      <w:b/>
      <w:bCs/>
      <w:color w:val="4F81BD" w:themeColor="accent1"/>
      <w:sz w:val="26"/>
      <w:szCs w:val="26"/>
    </w:rPr>
  </w:style>
  <w:style w:type="character" w:customStyle="1" w:styleId="Ttulo3Car">
    <w:name w:val="Título 3 Car"/>
    <w:link w:val="Ttulo3"/>
    <w:uiPriority w:val="9"/>
    <w:rsid w:val="01A2AB55"/>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link w:val="Ttulo"/>
    <w:uiPriority w:val="10"/>
    <w:rsid w:val="01A2AB55"/>
    <w:rPr>
      <w:rFonts w:asciiTheme="majorHAnsi" w:eastAsiaTheme="majorEastAsia" w:hAnsiTheme="majorHAnsi" w:cstheme="majorBidi"/>
      <w:color w:val="17365D" w:themeColor="text2" w:themeShade="BF"/>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link w:val="Subttulo"/>
    <w:uiPriority w:val="11"/>
    <w:rsid w:val="01A2AB55"/>
    <w:rPr>
      <w:rFonts w:asciiTheme="majorHAnsi" w:eastAsiaTheme="majorEastAsia" w:hAnsiTheme="majorHAnsi" w:cstheme="majorBidi"/>
      <w:i/>
      <w:iCs/>
      <w:color w:val="4F81BD" w:themeColor="accent1"/>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link w:val="Textoindependiente"/>
    <w:uiPriority w:val="99"/>
    <w:rsid w:val="01A2AB55"/>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link w:val="Textoindependiente2"/>
    <w:uiPriority w:val="99"/>
    <w:rsid w:val="01A2AB55"/>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link w:val="Textoindependiente3"/>
    <w:uiPriority w:val="99"/>
    <w:rsid w:val="01A2AB55"/>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link w:val="Textomacro"/>
    <w:uiPriority w:val="99"/>
    <w:rsid w:val="01A2AB55"/>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link w:val="Cita"/>
    <w:uiPriority w:val="29"/>
    <w:rsid w:val="01A2AB55"/>
    <w:rPr>
      <w:i/>
      <w:iCs/>
      <w:color w:val="000000" w:themeColor="text1"/>
    </w:rPr>
  </w:style>
  <w:style w:type="character" w:customStyle="1" w:styleId="Ttulo4Car">
    <w:name w:val="Título 4 Car"/>
    <w:link w:val="Ttulo4"/>
    <w:uiPriority w:val="9"/>
    <w:semiHidden/>
    <w:rsid w:val="01A2AB55"/>
    <w:rPr>
      <w:rFonts w:asciiTheme="majorHAnsi" w:eastAsiaTheme="majorEastAsia" w:hAnsiTheme="majorHAnsi" w:cstheme="majorBidi"/>
      <w:b/>
      <w:bCs/>
      <w:i/>
      <w:iCs/>
      <w:color w:val="4F81BD" w:themeColor="accent1"/>
    </w:rPr>
  </w:style>
  <w:style w:type="character" w:customStyle="1" w:styleId="Ttulo5Car">
    <w:name w:val="Título 5 Car"/>
    <w:link w:val="Ttulo5"/>
    <w:uiPriority w:val="9"/>
    <w:semiHidden/>
    <w:rsid w:val="01A2AB55"/>
    <w:rPr>
      <w:rFonts w:asciiTheme="majorHAnsi" w:eastAsiaTheme="majorEastAsia" w:hAnsiTheme="majorHAnsi" w:cstheme="majorBidi"/>
      <w:color w:val="243F60"/>
    </w:rPr>
  </w:style>
  <w:style w:type="character" w:customStyle="1" w:styleId="Ttulo6Car">
    <w:name w:val="Título 6 Car"/>
    <w:link w:val="Ttulo6"/>
    <w:uiPriority w:val="9"/>
    <w:semiHidden/>
    <w:rsid w:val="01A2AB55"/>
    <w:rPr>
      <w:rFonts w:asciiTheme="majorHAnsi" w:eastAsiaTheme="majorEastAsia" w:hAnsiTheme="majorHAnsi" w:cstheme="majorBidi"/>
      <w:i/>
      <w:iCs/>
      <w:color w:val="243F60"/>
    </w:rPr>
  </w:style>
  <w:style w:type="character" w:customStyle="1" w:styleId="Ttulo7Car">
    <w:name w:val="Título 7 Car"/>
    <w:link w:val="Ttulo7"/>
    <w:uiPriority w:val="9"/>
    <w:semiHidden/>
    <w:rsid w:val="01A2AB55"/>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semiHidden/>
    <w:rsid w:val="01A2AB55"/>
    <w:rPr>
      <w:rFonts w:asciiTheme="majorHAnsi" w:eastAsiaTheme="majorEastAsia" w:hAnsiTheme="majorHAnsi" w:cstheme="majorBidi"/>
      <w:color w:val="4F81BD" w:themeColor="accent1"/>
      <w:sz w:val="20"/>
      <w:szCs w:val="20"/>
    </w:rPr>
  </w:style>
  <w:style w:type="character" w:customStyle="1" w:styleId="Ttulo9Car">
    <w:name w:val="Título 9 Car"/>
    <w:link w:val="Ttulo9"/>
    <w:uiPriority w:val="9"/>
    <w:semiHidden/>
    <w:rsid w:val="01A2AB55"/>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uiPriority w:val="22"/>
    <w:qFormat/>
    <w:rsid w:val="01A2AB55"/>
    <w:rPr>
      <w:b/>
      <w:bCs/>
    </w:rPr>
  </w:style>
  <w:style w:type="character" w:styleId="nfasis">
    <w:name w:val="Emphasis"/>
    <w:uiPriority w:val="20"/>
    <w:qFormat/>
    <w:rsid w:val="01A2AB55"/>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link w:val="Citadestacada"/>
    <w:uiPriority w:val="30"/>
    <w:rsid w:val="01A2AB55"/>
    <w:rPr>
      <w:b/>
      <w:bCs/>
      <w:i/>
      <w:iCs/>
      <w:color w:val="4F81BD" w:themeColor="accent1"/>
    </w:rPr>
  </w:style>
  <w:style w:type="character" w:styleId="nfasissutil">
    <w:name w:val="Subtle Emphasis"/>
    <w:uiPriority w:val="19"/>
    <w:qFormat/>
    <w:rsid w:val="01A2AB55"/>
    <w:rPr>
      <w:i/>
      <w:iCs/>
      <w:color w:val="808080" w:themeColor="background1" w:themeShade="80"/>
    </w:rPr>
  </w:style>
  <w:style w:type="character" w:styleId="nfasisintenso">
    <w:name w:val="Intense Emphasis"/>
    <w:uiPriority w:val="21"/>
    <w:qFormat/>
    <w:rsid w:val="01A2AB55"/>
    <w:rPr>
      <w:b/>
      <w:bCs/>
      <w:i/>
      <w:iCs/>
      <w:color w:val="4F81BD" w:themeColor="accent1"/>
    </w:rPr>
  </w:style>
  <w:style w:type="character" w:styleId="Referenciasutil">
    <w:name w:val="Subtle Reference"/>
    <w:uiPriority w:val="31"/>
    <w:qFormat/>
    <w:rsid w:val="01A2AB55"/>
    <w:rPr>
      <w:smallCaps/>
      <w:color w:val="C0504D" w:themeColor="accent2"/>
      <w:u w:val="single"/>
    </w:rPr>
  </w:style>
  <w:style w:type="character" w:styleId="Referenciaintensa">
    <w:name w:val="Intense Reference"/>
    <w:uiPriority w:val="32"/>
    <w:qFormat/>
    <w:rsid w:val="01A2AB55"/>
    <w:rPr>
      <w:b/>
      <w:bCs/>
      <w:smallCaps/>
      <w:color w:val="C0504D" w:themeColor="accent2"/>
      <w:u w:val="single"/>
    </w:rPr>
  </w:style>
  <w:style w:type="character" w:styleId="Ttulodellibro">
    <w:name w:val="Book Title"/>
    <w:uiPriority w:val="33"/>
    <w:qFormat/>
    <w:rsid w:val="01A2AB55"/>
    <w:rPr>
      <w:b/>
      <w:bCs/>
      <w:smallCaps/>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uiPriority w:val="99"/>
    <w:unhideWhenUsed/>
    <w:rsid w:val="01A2AB55"/>
    <w:rPr>
      <w:color w:val="0000FF"/>
      <w:u w:val="single"/>
    </w:rPr>
  </w:style>
  <w:style w:type="character" w:styleId="Mencinsinresolver">
    <w:name w:val="Unresolved Mention"/>
    <w:basedOn w:val="Fuentedeprrafopredeter"/>
    <w:uiPriority w:val="99"/>
    <w:semiHidden/>
    <w:unhideWhenUsed/>
    <w:rsid w:val="00C26D15"/>
    <w:rPr>
      <w:color w:val="605E5C"/>
      <w:shd w:val="clear" w:color="auto" w:fill="E1DFDD"/>
    </w:rPr>
  </w:style>
  <w:style w:type="paragraph" w:styleId="NormalWeb">
    <w:name w:val="Normal (Web)"/>
    <w:basedOn w:val="Normal"/>
    <w:uiPriority w:val="99"/>
    <w:semiHidden/>
    <w:unhideWhenUsed/>
    <w:rsid w:val="009D71A0"/>
    <w:rPr>
      <w:rFonts w:ascii="Times New Roman" w:hAnsi="Times New Roman" w:cs="Times New Roman"/>
      <w:sz w:val="24"/>
      <w:szCs w:val="24"/>
    </w:rPr>
  </w:style>
  <w:style w:type="character" w:styleId="Textodelmarcadordeposicin">
    <w:name w:val="Placeholder Text"/>
    <w:basedOn w:val="Fuentedeprrafopredeter"/>
    <w:uiPriority w:val="99"/>
    <w:semiHidden/>
    <w:rsid w:val="00C17B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13" Type="http://schemas.openxmlformats.org/officeDocument/2006/relationships/hyperlink" Target="https://doi.org/10.1002/cpe.8034" TargetMode="External"/><Relationship Id="rId18" Type="http://schemas.openxmlformats.org/officeDocument/2006/relationships/hyperlink" Target="https://doi.org/10.1007/s44443-026-01098-3" TargetMode="External"/><Relationship Id="rId26" Type="http://schemas.openxmlformats.org/officeDocument/2006/relationships/hyperlink" Target="https://doi.org/10.1007/s10207-024-00921-0" TargetMode="External"/><Relationship Id="rId3" Type="http://schemas.openxmlformats.org/officeDocument/2006/relationships/styles" Target="styles.xml"/><Relationship Id="rId21" Type="http://schemas.openxmlformats.org/officeDocument/2006/relationships/hyperlink" Target="https://doi.org/10.3390/electronics12040930"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07/s44163-025-00578-1" TargetMode="External"/><Relationship Id="rId17" Type="http://schemas.openxmlformats.org/officeDocument/2006/relationships/hyperlink" Target="https://doi.org/10.3390/electronics14071289" TargetMode="External"/><Relationship Id="rId25" Type="http://schemas.openxmlformats.org/officeDocument/2006/relationships/hyperlink" Target="https://doi.org/10.3390/electronics906092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09/ACCESS.2024.3393998" TargetMode="External"/><Relationship Id="rId20" Type="http://schemas.openxmlformats.org/officeDocument/2006/relationships/hyperlink" Target="https://doi.org/10.3390/app142411966" TargetMode="External"/><Relationship Id="rId29" Type="http://schemas.openxmlformats.org/officeDocument/2006/relationships/hyperlink" Target="https://doi.org/10.1007/s43926-026-0037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spy2.70084" TargetMode="External"/><Relationship Id="rId24" Type="http://schemas.openxmlformats.org/officeDocument/2006/relationships/hyperlink" Target="https://doi.org/10.1007/s44196-024-00644-z" TargetMode="External"/><Relationship Id="rId32" Type="http://schemas.openxmlformats.org/officeDocument/2006/relationships/hyperlink" Target="https://doi.org/10.1007/s44354-026-00020-7" TargetMode="External"/><Relationship Id="rId5" Type="http://schemas.openxmlformats.org/officeDocument/2006/relationships/webSettings" Target="webSettings.xml"/><Relationship Id="rId15" Type="http://schemas.openxmlformats.org/officeDocument/2006/relationships/hyperlink" Target="https://doi.org/10.11591/eei.v13i4.7143" TargetMode="External"/><Relationship Id="rId23" Type="http://schemas.openxmlformats.org/officeDocument/2006/relationships/hyperlink" Target="https://doi.org/10.1007/s10207-024-00961-6" TargetMode="External"/><Relationship Id="rId28" Type="http://schemas.openxmlformats.org/officeDocument/2006/relationships/hyperlink" Target="https://doi.org/10.1186/s42400-025-00514-x" TargetMode="External"/><Relationship Id="rId10" Type="http://schemas.openxmlformats.org/officeDocument/2006/relationships/hyperlink" Target="https://doi.org/10.1371/journal.pone.0263423" TargetMode="External"/><Relationship Id="rId19" Type="http://schemas.openxmlformats.org/officeDocument/2006/relationships/hyperlink" Target="https://doi.org/10.22266/ijies2024.0630.18" TargetMode="External"/><Relationship Id="rId31" Type="http://schemas.openxmlformats.org/officeDocument/2006/relationships/hyperlink" Target="https://doi.org/10.1007/s10664-025-10766-3" TargetMode="External"/><Relationship Id="rId4" Type="http://schemas.openxmlformats.org/officeDocument/2006/relationships/settings" Target="settings.xml"/><Relationship Id="rId9" Type="http://schemas.openxmlformats.org/officeDocument/2006/relationships/hyperlink" Target="https://doi.org/10.22266/ijies2026.0531.16" TargetMode="External"/><Relationship Id="rId14" Type="http://schemas.openxmlformats.org/officeDocument/2006/relationships/hyperlink" Target="https://doi.org/10.1016/j.future.2025.108314" TargetMode="External"/><Relationship Id="rId22" Type="http://schemas.openxmlformats.org/officeDocument/2006/relationships/hyperlink" Target="https://doi.org/10.3390/sym15030568" TargetMode="External"/><Relationship Id="rId27" Type="http://schemas.openxmlformats.org/officeDocument/2006/relationships/hyperlink" Target="https://doi.org/10.1007/s10207-025-01012-4" TargetMode="External"/><Relationship Id="rId30" Type="http://schemas.openxmlformats.org/officeDocument/2006/relationships/hyperlink" Target="https://doi.org/10.1007/s44443-026-00635-4" TargetMode="External"/><Relationship Id="rId8" Type="http://schemas.openxmlformats.org/officeDocument/2006/relationships/hyperlink" Target="https://doi.org/10.1002/ett.4150" TargetMode="External"/><Relationship Id="rId35" Type="http://schemas.openxmlformats.org/officeDocument/2006/relationships/comments" Target="comments.xml"/><Relationship Id="rId36" Type="http://schemas.microsoft.com/office/2011/relationships/commentsExtended" Target="commentsExtended.xml"/><Relationship Id="rId37" Type="http://schemas.microsoft.com/office/2016/09/relationships/commentsIds" Target="commentsIds.xml"/><Relationship Id="rId38" Type="http://schemas.microsoft.com/office/2018/08/relationships/commentsExtensible" Target="commentsExtensible.xml"/><Relationship Id="rId3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3282C5-20E8-46B4-AFC8-3DB3895FF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2857</TotalTime>
  <Pages>13</Pages>
  <Words>7979</Words>
  <Characters>43890</Characters>
  <Application>Microsoft Office Word</Application>
  <DocSecurity>0</DocSecurity>
  <Lines>365</Lines>
  <Paragraphs>103</Paragraphs>
  <ScaleCrop>false</ScaleCrop>
  <Manager/>
  <Company/>
  <LinksUpToDate>false</LinksUpToDate>
  <CharactersWithSpaces>51766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Uziel Sauñe Fernandez</cp:lastModifiedBy>
  <cp:revision>512</cp:revision>
  <dcterms:created xsi:type="dcterms:W3CDTF">2013-12-23T23:15:00Z</dcterms:created>
  <dcterms:modified xsi:type="dcterms:W3CDTF">2026-10-23T22:00:00Z</dcterms:modified>
  <cp:category/>
</cp:coreProperties>
</file>